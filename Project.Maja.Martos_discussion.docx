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rPr>
          <w:rFonts w:eastAsia="Times New Roman" w:cs="Times New Roman" w:eastAsiaTheme="minorHAnsi"/>
          <w:sz w:val="24"/>
          <w:szCs w:val="24"/>
          <w:lang w:val="en-GB"/>
        </w:rPr>
      </w:pPr>
      <w:r>
        <w:rPr>
          <w:rFonts w:eastAsia="Times New Roman" w:cs="Times New Roman" w:eastAsiaTheme="minorHAnsi"/>
          <w:sz w:val="24"/>
          <w:szCs w:val="24"/>
          <w:lang w:val="en-GB"/>
        </w:rPr>
        <mc:AlternateContent>
          <mc:Choice Requires="wpg">
            <w:drawing>
              <wp:anchor behindDoc="0" distT="0" distB="0" distL="0" distR="0" simplePos="0" locked="0" layoutInCell="0" allowOverlap="1" relativeHeight="7" wp14:anchorId="54CFA8E6">
                <wp:simplePos x="0" y="0"/>
                <wp:positionH relativeFrom="column">
                  <wp:posOffset>-701040</wp:posOffset>
                </wp:positionH>
                <wp:positionV relativeFrom="paragraph">
                  <wp:posOffset>-754380</wp:posOffset>
                </wp:positionV>
                <wp:extent cx="7865110" cy="10402570"/>
                <wp:effectExtent l="0" t="0" r="0" b="0"/>
                <wp:wrapNone/>
                <wp:docPr id="1" name="Grupp 2"/>
                <a:graphic xmlns:a="http://schemas.openxmlformats.org/drawingml/2006/main">
                  <a:graphicData uri="http://schemas.microsoft.com/office/word/2010/wordprocessingGroup">
                    <wpg:wgp>
                      <wpg:cNvGrpSpPr/>
                      <wpg:grpSpPr>
                        <a:xfrm>
                          <a:off x="0" y="0"/>
                          <a:ext cx="7864560" cy="10401840"/>
                        </a:xfrm>
                      </wpg:grpSpPr>
                      <wps:wsp>
                        <wps:cNvSpPr/>
                        <wps:spPr>
                          <a:xfrm>
                            <a:off x="0" y="0"/>
                            <a:ext cx="1438200" cy="9174960"/>
                          </a:xfrm>
                          <a:prstGeom prst="rect">
                            <a:avLst/>
                          </a:prstGeom>
                          <a:solidFill>
                            <a:srgbClr val="cacaca"/>
                          </a:solidFill>
                          <a:ln w="9525">
                            <a:noFill/>
                          </a:ln>
                        </wps:spPr>
                        <wps:style>
                          <a:lnRef idx="0"/>
                          <a:fillRef idx="0"/>
                          <a:effectRef idx="0"/>
                          <a:fontRef idx="minor"/>
                        </wps:style>
                        <wps:bodyPr/>
                      </wps:wsp>
                      <wps:wsp>
                        <wps:cNvSpPr/>
                        <wps:spPr>
                          <a:xfrm>
                            <a:off x="838080" y="0"/>
                            <a:ext cx="6269400" cy="1438200"/>
                          </a:xfrm>
                          <a:prstGeom prst="rect">
                            <a:avLst/>
                          </a:prstGeom>
                          <a:solidFill>
                            <a:srgbClr val="cacaca">
                              <a:alpha val="72000"/>
                            </a:srgbClr>
                          </a:solidFill>
                          <a:ln w="9525">
                            <a:noFill/>
                          </a:ln>
                        </wps:spPr>
                        <wps:style>
                          <a:lnRef idx="0"/>
                          <a:fillRef idx="0"/>
                          <a:effectRef idx="0"/>
                          <a:fontRef idx="minor"/>
                        </wps:style>
                        <wps:bodyPr/>
                      </wps:wsp>
                      <wps:wsp>
                        <wps:cNvSpPr/>
                        <wps:spPr>
                          <a:xfrm>
                            <a:off x="0" y="0"/>
                            <a:ext cx="1438200" cy="1438200"/>
                          </a:xfrm>
                          <a:prstGeom prst="rect">
                            <a:avLst/>
                          </a:prstGeom>
                          <a:solidFill>
                            <a:srgbClr val="bbe0e3">
                              <a:alpha val="72000"/>
                            </a:srgbClr>
                          </a:solidFill>
                          <a:ln w="9525">
                            <a:noFill/>
                          </a:ln>
                        </wps:spPr>
                        <wps:style>
                          <a:lnRef idx="0"/>
                          <a:fillRef idx="0"/>
                          <a:effectRef idx="0"/>
                          <a:fontRef idx="minor"/>
                        </wps:style>
                        <wps:bodyPr/>
                      </wps:wsp>
                      <pic:pic xmlns:pic="http://schemas.openxmlformats.org/drawingml/2006/picture">
                        <pic:nvPicPr>
                          <pic:cNvPr id="0" name="Picture 10" descr=""/>
                          <pic:cNvPicPr/>
                        </pic:nvPicPr>
                        <pic:blipFill>
                          <a:blip r:embed="rId2"/>
                          <a:srcRect l="1364" t="56847" r="-9654" b="1348"/>
                          <a:stretch/>
                        </pic:blipFill>
                        <pic:spPr>
                          <a:xfrm>
                            <a:off x="0" y="8513280"/>
                            <a:ext cx="7864560" cy="1888560"/>
                          </a:xfrm>
                          <a:prstGeom prst="rect">
                            <a:avLst/>
                          </a:prstGeom>
                          <a:ln w="0">
                            <a:noFill/>
                          </a:ln>
                        </pic:spPr>
                      </pic:pic>
                    </wpg:wgp>
                  </a:graphicData>
                </a:graphic>
              </wp:anchor>
            </w:drawing>
          </mc:Choice>
          <mc:Fallback>
            <w:pict>
              <v:group id="shape_0" alt="Grupp 2" style="position:absolute;margin-left:-55.2pt;margin-top:-59.4pt;width:619.25pt;height:819pt" coordorigin="-1104,-1188" coordsize="12385,16380">
                <v:rect id="shape_0" fillcolor="#cacaca" stroked="f" style="position:absolute;left:-1104;top:-1188;width:2264;height:14448;mso-wrap-style:none;v-text-anchor:middle">
                  <v:fill o:detectmouseclick="t" type="solid" color2="#353535"/>
                  <v:stroke color="#3465a4" weight="9360" joinstyle="round" endcap="flat"/>
                  <w10:wrap type="none"/>
                </v:rect>
                <v:rect id="shape_0" fillcolor="#cacaca" stroked="f" style="position:absolute;left:216;top:-1188;width:9872;height:2264;mso-wrap-style:none;v-text-anchor:middle">
                  <v:fill o:detectmouseclick="t" type="solid" color2="#353535" opacity="0.71"/>
                  <v:stroke color="#3465a4" weight="9360" joinstyle="round" endcap="flat"/>
                </v:rect>
                <v:rect id="shape_0" fillcolor="#bbe0e3" stroked="f" style="position:absolute;left:-1104;top:-1188;width:2264;height:2264;mso-wrap-style:none;v-text-anchor:middle">
                  <v:fill o:detectmouseclick="t" type="solid" color2="#441f1c" opacity="0.71"/>
                  <v:stroke color="#3465a4" weight="9360" joinstyle="round" endcap="flat"/>
                </v:re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0" stroked="f" style="position:absolute;left:-1104;top:12218;width:12384;height:2973;mso-wrap-style:none;v-text-anchor:middle" type="shapetype_75">
                  <v:imagedata r:id="rId2" o:detectmouseclick="t"/>
                  <v:stroke color="#3465a4" joinstyle="round" endcap="flat"/>
                </v:shape>
              </v:group>
            </w:pict>
          </mc:Fallback>
        </mc:AlternateContent>
        <mc:AlternateContent>
          <mc:Choice Requires="wps">
            <w:drawing>
              <wp:anchor behindDoc="0" distT="0" distB="0" distL="0" distR="0" simplePos="0" locked="0" layoutInCell="0" allowOverlap="1" relativeHeight="8" wp14:anchorId="482B6D1A">
                <wp:simplePos x="0" y="0"/>
                <wp:positionH relativeFrom="column">
                  <wp:posOffset>783590</wp:posOffset>
                </wp:positionH>
                <wp:positionV relativeFrom="paragraph">
                  <wp:posOffset>3290570</wp:posOffset>
                </wp:positionV>
                <wp:extent cx="5617210" cy="2965450"/>
                <wp:effectExtent l="0" t="0" r="3810" b="7620"/>
                <wp:wrapNone/>
                <wp:docPr id="2" name="Textruta 5"/>
                <a:graphic xmlns:a="http://schemas.openxmlformats.org/drawingml/2006/main">
                  <a:graphicData uri="http://schemas.microsoft.com/office/word/2010/wordprocessingShape">
                    <wps:wsp>
                      <wps:cNvSpPr/>
                      <wps:spPr>
                        <a:xfrm>
                          <a:off x="0" y="0"/>
                          <a:ext cx="5616720" cy="2964960"/>
                        </a:xfrm>
                        <a:prstGeom prst="rect">
                          <a:avLst/>
                        </a:prstGeom>
                        <a:solidFill>
                          <a:schemeClr val="lt1"/>
                        </a:solidFill>
                        <a:ln w="6350">
                          <a:noFill/>
                        </a:ln>
                      </wps:spPr>
                      <wps:style>
                        <a:lnRef idx="0">
                          <a:schemeClr val="accent1"/>
                        </a:lnRef>
                        <a:fillRef idx="0">
                          <a:schemeClr val="accent1"/>
                        </a:fillRef>
                        <a:effectRef idx="0">
                          <a:schemeClr val="accent1"/>
                        </a:effectRef>
                        <a:fontRef idx="minor"/>
                      </wps:style>
                      <wps:txbx>
                        <w:txbxContent>
                          <w:p>
                            <w:pPr>
                              <w:pStyle w:val="FrameContents"/>
                              <w:spacing w:lineRule="auto" w:line="240"/>
                              <w:jc w:val="center"/>
                              <w:rPr>
                                <w:rFonts w:eastAsia="Times New Roman"/>
                                <w:b/>
                                <w:b/>
                                <w:color w:val="860051"/>
                                <w:spacing w:val="-2"/>
                                <w:sz w:val="48"/>
                                <w:szCs w:val="48"/>
                                <w:lang w:val="en-GB"/>
                              </w:rPr>
                            </w:pPr>
                            <w:r>
                              <w:rPr>
                                <w:rFonts w:eastAsia="Times New Roman"/>
                                <w:b/>
                                <w:color w:val="860051"/>
                                <w:spacing w:val="-2"/>
                                <w:sz w:val="48"/>
                                <w:szCs w:val="48"/>
                                <w:lang w:val="en-GB"/>
                              </w:rPr>
                              <w:t xml:space="preserve">Trauma cohorts and </w:t>
                            </w:r>
                            <w:r>
                              <w:rPr>
                                <w:rFonts w:eastAsia="Times New Roman"/>
                                <w:b/>
                                <w:color w:val="860051"/>
                                <w:spacing w:val="-2"/>
                                <w:sz w:val="48"/>
                                <w:szCs w:val="48"/>
                                <w:lang w:val="en-GB"/>
                              </w:rPr>
                              <w:t>correlation</w:t>
                            </w:r>
                            <w:ins w:id="0" w:author="Martin Gerdin Wärnberg" w:date="2023-05-04T22:27:35Z">
                              <w:r>
                                <w:rPr>
                                  <w:rFonts w:eastAsia="Times New Roman"/>
                                  <w:b/>
                                  <w:color w:val="860051"/>
                                  <w:spacing w:val="-2"/>
                                  <w:sz w:val="48"/>
                                  <w:szCs w:val="48"/>
                                  <w:lang w:val="en-GB"/>
                                </w:rPr>
                              </w:r>
                            </w:ins>
                            <w:r>
                              <w:rPr>
                                <w:rFonts w:eastAsia="Times New Roman"/>
                                <w:b/>
                                <w:color w:val="860051"/>
                                <w:spacing w:val="-2"/>
                                <w:sz w:val="48"/>
                                <w:szCs w:val="48"/>
                                <w:lang w:val="en-GB"/>
                              </w:rPr>
                              <w:t xml:space="preserve"> to specific opportunities for improvement</w:t>
                            </w:r>
                          </w:p>
                          <w:p>
                            <w:pPr>
                              <w:pStyle w:val="FrameContents"/>
                              <w:spacing w:lineRule="auto" w:line="240" w:before="0" w:after="0"/>
                              <w:jc w:val="center"/>
                              <w:rPr>
                                <w:rFonts w:eastAsia="Calibri"/>
                                <w:b/>
                                <w:b/>
                                <w:iCs/>
                                <w:lang w:val="en-GB"/>
                              </w:rPr>
                            </w:pPr>
                            <w:r>
                              <w:rPr>
                                <w:b/>
                                <w:iCs/>
                                <w:color w:val="860051"/>
                                <w:sz w:val="32"/>
                                <w:szCs w:val="32"/>
                                <w:lang w:val="en-GB"/>
                              </w:rPr>
                              <w:t>A registry based study</w:t>
                            </w:r>
                          </w:p>
                          <w:p>
                            <w:pPr>
                              <w:pStyle w:val="FrameContents"/>
                              <w:spacing w:lineRule="auto" w:line="240" w:before="0" w:after="0"/>
                              <w:jc w:val="center"/>
                              <w:rPr>
                                <w:rFonts w:eastAsia="Calibri"/>
                                <w:b/>
                                <w:b/>
                                <w:lang w:val="en-GB"/>
                              </w:rPr>
                            </w:pPr>
                            <w:r>
                              <w:rPr>
                                <w:b/>
                                <w:lang w:val="en-GB"/>
                              </w:rPr>
                              <w:t>Author:</w:t>
                            </w:r>
                            <w:r>
                              <w:rPr>
                                <w:rFonts w:eastAsia="Calibri" w:ascii="Calibri" w:hAnsi="Calibri"/>
                                <w:lang w:val="en-GB"/>
                              </w:rPr>
                              <w:t xml:space="preserve"> </w:t>
                            </w:r>
                            <w:r>
                              <w:rPr>
                                <w:rFonts w:eastAsia="Calibri"/>
                                <w:b/>
                                <w:lang w:val="en-GB"/>
                              </w:rPr>
                              <w:t xml:space="preserve">Maja Martos </w:t>
                            </w:r>
                          </w:p>
                          <w:p>
                            <w:pPr>
                              <w:pStyle w:val="FrameContents"/>
                              <w:spacing w:lineRule="auto" w:line="240" w:before="0" w:after="0"/>
                              <w:jc w:val="center"/>
                              <w:rPr>
                                <w:rFonts w:eastAsia="Calibri"/>
                                <w:b/>
                                <w:b/>
                                <w:lang w:val="en-GB"/>
                              </w:rPr>
                            </w:pPr>
                            <w:r>
                              <w:rPr/>
                            </w:r>
                          </w:p>
                        </w:txbxContent>
                      </wps:txbx>
                      <wps:bodyPr>
                        <a:noAutofit/>
                      </wps:bodyPr>
                    </wps:wsp>
                  </a:graphicData>
                </a:graphic>
              </wp:anchor>
            </w:drawing>
          </mc:Choice>
          <mc:Fallback>
            <w:pict>
              <v:rect id="shape_0" ID="Textruta 5" fillcolor="white" stroked="f" style="position:absolute;margin-left:61.7pt;margin-top:259.1pt;width:442.2pt;height:233.4pt;mso-wrap-style:square;v-text-anchor:top" wp14:anchorId="482B6D1A">
                <v:fill o:detectmouseclick="t" type="solid" color2="black"/>
                <v:stroke color="#3465a4" weight="6480" joinstyle="round" endcap="flat"/>
                <v:textbox>
                  <w:txbxContent>
                    <w:p>
                      <w:pPr>
                        <w:pStyle w:val="FrameContents"/>
                        <w:spacing w:lineRule="auto" w:line="240"/>
                        <w:jc w:val="center"/>
                        <w:rPr>
                          <w:rFonts w:eastAsia="Times New Roman"/>
                          <w:b/>
                          <w:b/>
                          <w:color w:val="860051"/>
                          <w:spacing w:val="-2"/>
                          <w:sz w:val="48"/>
                          <w:szCs w:val="48"/>
                          <w:lang w:val="en-GB"/>
                        </w:rPr>
                      </w:pPr>
                      <w:r>
                        <w:rPr>
                          <w:rFonts w:eastAsia="Times New Roman"/>
                          <w:b/>
                          <w:color w:val="860051"/>
                          <w:spacing w:val="-2"/>
                          <w:sz w:val="48"/>
                          <w:szCs w:val="48"/>
                          <w:lang w:val="en-GB"/>
                        </w:rPr>
                        <w:t xml:space="preserve">Trauma cohorts and </w:t>
                      </w:r>
                      <w:r>
                        <w:rPr>
                          <w:rFonts w:eastAsia="Times New Roman"/>
                          <w:b/>
                          <w:color w:val="860051"/>
                          <w:spacing w:val="-2"/>
                          <w:sz w:val="48"/>
                          <w:szCs w:val="48"/>
                          <w:lang w:val="en-GB"/>
                        </w:rPr>
                        <w:t>correlation</w:t>
                      </w:r>
                      <w:ins w:id="1" w:author="Martin Gerdin Wärnberg" w:date="2023-05-04T22:27:35Z">
                        <w:r>
                          <w:rPr>
                            <w:rFonts w:eastAsia="Times New Roman"/>
                            <w:b/>
                            <w:color w:val="860051"/>
                            <w:spacing w:val="-2"/>
                            <w:sz w:val="48"/>
                            <w:szCs w:val="48"/>
                            <w:lang w:val="en-GB"/>
                          </w:rPr>
                        </w:r>
                      </w:ins>
                      <w:r>
                        <w:rPr>
                          <w:rFonts w:eastAsia="Times New Roman"/>
                          <w:b/>
                          <w:color w:val="860051"/>
                          <w:spacing w:val="-2"/>
                          <w:sz w:val="48"/>
                          <w:szCs w:val="48"/>
                          <w:lang w:val="en-GB"/>
                        </w:rPr>
                        <w:t xml:space="preserve"> to specific opportunities for improvement</w:t>
                      </w:r>
                    </w:p>
                    <w:p>
                      <w:pPr>
                        <w:pStyle w:val="FrameContents"/>
                        <w:spacing w:lineRule="auto" w:line="240" w:before="0" w:after="0"/>
                        <w:jc w:val="center"/>
                        <w:rPr>
                          <w:rFonts w:eastAsia="Calibri"/>
                          <w:b/>
                          <w:b/>
                          <w:iCs/>
                          <w:lang w:val="en-GB"/>
                        </w:rPr>
                      </w:pPr>
                      <w:r>
                        <w:rPr>
                          <w:b/>
                          <w:iCs/>
                          <w:color w:val="860051"/>
                          <w:sz w:val="32"/>
                          <w:szCs w:val="32"/>
                          <w:lang w:val="en-GB"/>
                        </w:rPr>
                        <w:t>A registry based study</w:t>
                      </w:r>
                    </w:p>
                    <w:p>
                      <w:pPr>
                        <w:pStyle w:val="FrameContents"/>
                        <w:spacing w:lineRule="auto" w:line="240" w:before="0" w:after="0"/>
                        <w:jc w:val="center"/>
                        <w:rPr>
                          <w:rFonts w:eastAsia="Calibri"/>
                          <w:b/>
                          <w:b/>
                          <w:lang w:val="en-GB"/>
                        </w:rPr>
                      </w:pPr>
                      <w:r>
                        <w:rPr>
                          <w:b/>
                          <w:lang w:val="en-GB"/>
                        </w:rPr>
                        <w:t>Author:</w:t>
                      </w:r>
                      <w:r>
                        <w:rPr>
                          <w:rFonts w:eastAsia="Calibri" w:ascii="Calibri" w:hAnsi="Calibri"/>
                          <w:lang w:val="en-GB"/>
                        </w:rPr>
                        <w:t xml:space="preserve"> </w:t>
                      </w:r>
                      <w:r>
                        <w:rPr>
                          <w:rFonts w:eastAsia="Calibri"/>
                          <w:b/>
                          <w:lang w:val="en-GB"/>
                        </w:rPr>
                        <w:t xml:space="preserve">Maja Martos </w:t>
                      </w:r>
                    </w:p>
                    <w:p>
                      <w:pPr>
                        <w:pStyle w:val="FrameContents"/>
                        <w:spacing w:lineRule="auto" w:line="240" w:before="0" w:after="0"/>
                        <w:jc w:val="center"/>
                        <w:rPr>
                          <w:rFonts w:eastAsia="Calibri"/>
                          <w:b/>
                          <w:b/>
                          <w:lang w:val="en-GB"/>
                        </w:rPr>
                      </w:pPr>
                      <w:r>
                        <w:rPr/>
                      </w:r>
                    </w:p>
                  </w:txbxContent>
                </v:textbox>
                <w10:wrap type="none"/>
              </v:rect>
            </w:pict>
          </mc:Fallback>
        </mc:AlternateContent>
        <mc:AlternateContent>
          <mc:Choice Requires="wps">
            <w:drawing>
              <wp:anchor behindDoc="0" distT="0" distB="0" distL="0" distR="0" simplePos="0" locked="0" layoutInCell="0" allowOverlap="1" relativeHeight="9" wp14:anchorId="7B859E41">
                <wp:simplePos x="0" y="0"/>
                <wp:positionH relativeFrom="column">
                  <wp:posOffset>814070</wp:posOffset>
                </wp:positionH>
                <wp:positionV relativeFrom="paragraph">
                  <wp:posOffset>774065</wp:posOffset>
                </wp:positionV>
                <wp:extent cx="5546090" cy="1250950"/>
                <wp:effectExtent l="0" t="0" r="0" b="7620"/>
                <wp:wrapNone/>
                <wp:docPr id="4" name="Textruta 3"/>
                <a:graphic xmlns:a="http://schemas.openxmlformats.org/drawingml/2006/main">
                  <a:graphicData uri="http://schemas.microsoft.com/office/word/2010/wordprocessingShape">
                    <wps:wsp>
                      <wps:cNvSpPr/>
                      <wps:spPr>
                        <a:xfrm>
                          <a:off x="0" y="0"/>
                          <a:ext cx="5545440" cy="125028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rameContents"/>
                              <w:spacing w:lineRule="auto" w:line="240" w:before="0" w:after="200"/>
                              <w:rPr>
                                <w:lang w:val="en-GB"/>
                              </w:rPr>
                            </w:pPr>
                            <w:r>
                              <w:rPr>
                                <w:color w:val="000000"/>
                                <w:lang w:val="en-GB"/>
                              </w:rPr>
                              <w:t>The Karolinska University Hospital</w:t>
                            </w:r>
                            <w:r>
                              <w:fldChar w:fldCharType="begin"/>
                            </w:r>
                            <w:r>
                              <w:rPr>
                                <w:color w:val="000000"/>
                                <w:lang w:val="en-GB"/>
                              </w:rPr>
                              <w:instrText>AUTOTEXTLIST    \* MERGEFORMAT</w:instrText>
                            </w:r>
                            <w:r>
                              <w:rPr>
                                <w:color w:val="000000"/>
                                <w:lang w:val="en-GB"/>
                              </w:rPr>
                            </w:r>
                            <w:r>
                              <w:rPr>
                                <w:color w:val="000000"/>
                                <w:lang w:val="en-GB"/>
                              </w:rPr>
                              <w:fldChar w:fldCharType="separate"/>
                            </w:r>
                            <w:r>
                              <w:rPr>
                                <w:color w:val="000000"/>
                                <w:lang w:val="en-GB"/>
                              </w:rPr>
                            </w:r>
                            <w:r>
                              <w:fldChar w:fldCharType="begin"/>
                            </w:r>
                            <w:r>
                              <w:rPr>
                                <w:color w:val="000000"/>
                                <w:lang w:val="en-GB"/>
                              </w:rPr>
                              <w:instrText>AUTOTEXTLIST    \* MERGEFORMAT</w:instrText>
                            </w:r>
                            <w:r>
                              <w:rPr>
                                <w:color w:val="000000"/>
                                <w:lang w:val="en-GB"/>
                              </w:rPr>
                            </w:r>
                            <w:r>
                              <w:rPr>
                                <w:color w:val="000000"/>
                                <w:lang w:val="en-GB"/>
                              </w:rPr>
                              <w:fldChar w:fldCharType="separate"/>
                            </w:r>
                            <w:r>
                              <w:rPr>
                                <w:color w:val="000000"/>
                                <w:lang w:val="en-GB"/>
                              </w:rPr>
                            </w:r>
                            <w:r>
                              <w:rPr>
                                <w:rFonts w:eastAsia="Calibri"/>
                                <w:color w:val="000000"/>
                              </w:rPr>
                              <w:fldChar w:fldCharType="begin"/>
                            </w:r>
                            <w:r>
                              <w:rPr>
                                <w:rFonts w:eastAsia="Calibri"/>
                                <w:color w:val="000000"/>
                              </w:rPr>
                              <w:instrText> FILLIN "(namnet på den institution där arbetet har utförts)"</w:instrText>
                            </w:r>
                            <w:r>
                              <w:rPr>
                                <w:rFonts w:eastAsia="Calibri"/>
                                <w:color w:val="000000"/>
                              </w:rPr>
                              <w:fldChar w:fldCharType="separate"/>
                            </w:r>
                            <w:r>
                              <w:rPr>
                                <w:rFonts w:eastAsia="Calibri"/>
                                <w:color w:val="000000"/>
                              </w:rPr>
                            </w:r>
                            <w:r>
                              <w:rPr>
                                <w:rFonts w:eastAsia="Calibri"/>
                                <w:color w:val="000000"/>
                              </w:rPr>
                              <w:fldChar w:fldCharType="end"/>
                            </w:r>
                            <w:r>
                              <w:rPr>
                                <w:color w:val="000000"/>
                                <w:lang w:val="en-GB"/>
                              </w:rPr>
                            </w:r>
                            <w:r>
                              <w:rPr>
                                <w:color w:val="000000"/>
                                <w:lang w:val="en-GB"/>
                              </w:rPr>
                              <w:fldChar w:fldCharType="end"/>
                            </w:r>
                            <w:r>
                              <w:rPr>
                                <w:color w:val="000000"/>
                                <w:lang w:val="en-GB"/>
                              </w:rPr>
                            </w:r>
                            <w:r>
                              <w:rPr>
                                <w:color w:val="000000"/>
                                <w:lang w:val="en-GB"/>
                              </w:rPr>
                              <w:fldChar w:fldCharType="end"/>
                            </w:r>
                            <w:r>
                              <w:rPr>
                                <w:color w:val="000000"/>
                                <w:lang w:val="en-GB"/>
                              </w:rPr>
                              <w:br/>
                            </w:r>
                            <w:r>
                              <w:rPr>
                                <w:rFonts w:eastAsia="Calibri"/>
                                <w:color w:val="000000"/>
                                <w:lang w:val="en-GB"/>
                              </w:rPr>
                              <w:t xml:space="preserve">Maja Martos </w:t>
                            </w:r>
                            <w:r>
                              <w:rPr>
                                <w:color w:val="000000"/>
                                <w:lang w:val="en-GB"/>
                              </w:rPr>
                              <w:br/>
                              <w:t>The Medical program</w:t>
                              <w:br/>
                              <w:t>Master thesis 30 p</w:t>
                              <w:br/>
                              <w:t>The spring semester 2023</w:t>
                            </w:r>
                          </w:p>
                        </w:txbxContent>
                      </wps:txbx>
                      <wps:bodyPr>
                        <a:noAutofit/>
                      </wps:bodyPr>
                    </wps:wsp>
                  </a:graphicData>
                </a:graphic>
              </wp:anchor>
            </w:drawing>
          </mc:Choice>
          <mc:Fallback>
            <w:pict>
              <v:rect id="shape_0" ID="Textruta 3" stroked="f" style="position:absolute;margin-left:64.1pt;margin-top:60.95pt;width:436.6pt;height:98.4pt;mso-wrap-style:square;v-text-anchor:top" wp14:anchorId="7B859E41">
                <v:fill o:detectmouseclick="t" on="false"/>
                <v:stroke color="#3465a4" weight="6480" joinstyle="round" endcap="flat"/>
                <v:textbox>
                  <w:txbxContent>
                    <w:p>
                      <w:pPr>
                        <w:pStyle w:val="FrameContents"/>
                        <w:spacing w:lineRule="auto" w:line="240" w:before="0" w:after="200"/>
                        <w:rPr>
                          <w:lang w:val="en-GB"/>
                        </w:rPr>
                      </w:pPr>
                      <w:r>
                        <w:rPr>
                          <w:color w:val="000000"/>
                          <w:lang w:val="en-GB"/>
                        </w:rPr>
                        <w:t>The Karolinska University Hospital</w:t>
                      </w:r>
                      <w:r>
                        <w:fldChar w:fldCharType="begin"/>
                      </w:r>
                      <w:r>
                        <w:rPr>
                          <w:color w:val="000000"/>
                          <w:lang w:val="en-GB"/>
                        </w:rPr>
                        <w:instrText>AUTOTEXTLIST    \* MERGEFORMAT</w:instrText>
                      </w:r>
                      <w:r>
                        <w:rPr>
                          <w:color w:val="000000"/>
                          <w:lang w:val="en-GB"/>
                        </w:rPr>
                      </w:r>
                      <w:r>
                        <w:rPr>
                          <w:color w:val="000000"/>
                          <w:lang w:val="en-GB"/>
                        </w:rPr>
                        <w:fldChar w:fldCharType="separate"/>
                      </w:r>
                      <w:r>
                        <w:rPr>
                          <w:color w:val="000000"/>
                          <w:lang w:val="en-GB"/>
                        </w:rPr>
                      </w:r>
                      <w:r>
                        <w:fldChar w:fldCharType="begin"/>
                      </w:r>
                      <w:r>
                        <w:rPr>
                          <w:color w:val="000000"/>
                          <w:lang w:val="en-GB"/>
                        </w:rPr>
                        <w:instrText>AUTOTEXTLIST    \* MERGEFORMAT</w:instrText>
                      </w:r>
                      <w:r>
                        <w:rPr>
                          <w:color w:val="000000"/>
                          <w:lang w:val="en-GB"/>
                        </w:rPr>
                      </w:r>
                      <w:r>
                        <w:rPr>
                          <w:color w:val="000000"/>
                          <w:lang w:val="en-GB"/>
                        </w:rPr>
                        <w:fldChar w:fldCharType="separate"/>
                      </w:r>
                      <w:r>
                        <w:rPr>
                          <w:color w:val="000000"/>
                          <w:lang w:val="en-GB"/>
                        </w:rPr>
                      </w:r>
                      <w:r>
                        <w:rPr>
                          <w:rFonts w:eastAsia="Calibri"/>
                          <w:color w:val="000000"/>
                        </w:rPr>
                        <w:fldChar w:fldCharType="begin"/>
                      </w:r>
                      <w:r>
                        <w:rPr>
                          <w:rFonts w:eastAsia="Calibri"/>
                          <w:color w:val="000000"/>
                        </w:rPr>
                        <w:instrText> FILLIN "(namnet på den institution där arbetet har utförts)"</w:instrText>
                      </w:r>
                      <w:r>
                        <w:rPr>
                          <w:rFonts w:eastAsia="Calibri"/>
                          <w:color w:val="000000"/>
                        </w:rPr>
                        <w:fldChar w:fldCharType="separate"/>
                      </w:r>
                      <w:r>
                        <w:rPr>
                          <w:rFonts w:eastAsia="Calibri"/>
                          <w:color w:val="000000"/>
                        </w:rPr>
                      </w:r>
                      <w:r>
                        <w:rPr>
                          <w:rFonts w:eastAsia="Calibri"/>
                          <w:color w:val="000000"/>
                        </w:rPr>
                        <w:fldChar w:fldCharType="end"/>
                      </w:r>
                      <w:r>
                        <w:rPr>
                          <w:color w:val="000000"/>
                          <w:lang w:val="en-GB"/>
                        </w:rPr>
                      </w:r>
                      <w:r>
                        <w:rPr>
                          <w:color w:val="000000"/>
                          <w:lang w:val="en-GB"/>
                        </w:rPr>
                        <w:fldChar w:fldCharType="end"/>
                      </w:r>
                      <w:r>
                        <w:rPr>
                          <w:color w:val="000000"/>
                          <w:lang w:val="en-GB"/>
                        </w:rPr>
                      </w:r>
                      <w:r>
                        <w:rPr>
                          <w:color w:val="000000"/>
                          <w:lang w:val="en-GB"/>
                        </w:rPr>
                        <w:fldChar w:fldCharType="end"/>
                      </w:r>
                      <w:r>
                        <w:rPr>
                          <w:color w:val="000000"/>
                          <w:lang w:val="en-GB"/>
                        </w:rPr>
                        <w:br/>
                      </w:r>
                      <w:r>
                        <w:rPr>
                          <w:rFonts w:eastAsia="Calibri"/>
                          <w:color w:val="000000"/>
                          <w:lang w:val="en-GB"/>
                        </w:rPr>
                        <w:t xml:space="preserve">Maja Martos </w:t>
                      </w:r>
                      <w:r>
                        <w:rPr>
                          <w:color w:val="000000"/>
                          <w:lang w:val="en-GB"/>
                        </w:rPr>
                        <w:br/>
                        <w:t>The Medical program</w:t>
                        <w:br/>
                        <w:t>Master thesis 30 p</w:t>
                        <w:br/>
                        <w:t>The spring semester 2023</w:t>
                      </w:r>
                    </w:p>
                  </w:txbxContent>
                </v:textbox>
                <w10:wrap type="none"/>
              </v:rect>
            </w:pict>
          </mc:Fallback>
        </mc:AlternateContent>
        <mc:AlternateContent>
          <mc:Choice Requires="wps">
            <w:drawing>
              <wp:anchor behindDoc="0" distT="0" distB="0" distL="0" distR="0" simplePos="0" locked="0" layoutInCell="0" allowOverlap="1" relativeHeight="10" wp14:anchorId="55EF75C3">
                <wp:simplePos x="0" y="0"/>
                <wp:positionH relativeFrom="column">
                  <wp:posOffset>852170</wp:posOffset>
                </wp:positionH>
                <wp:positionV relativeFrom="paragraph">
                  <wp:posOffset>6902450</wp:posOffset>
                </wp:positionV>
                <wp:extent cx="5546090" cy="786130"/>
                <wp:effectExtent l="0" t="0" r="0" b="0"/>
                <wp:wrapNone/>
                <wp:docPr id="6" name="Textruta 4"/>
                <a:graphic xmlns:a="http://schemas.openxmlformats.org/drawingml/2006/main">
                  <a:graphicData uri="http://schemas.microsoft.com/office/word/2010/wordprocessingShape">
                    <wps:wsp>
                      <wps:cNvSpPr/>
                      <wps:spPr>
                        <a:xfrm>
                          <a:off x="0" y="0"/>
                          <a:ext cx="5545440" cy="785520"/>
                        </a:xfrm>
                        <a:prstGeom prst="rect">
                          <a:avLst/>
                        </a:prstGeom>
                        <a:noFill/>
                        <a:ln w="6350">
                          <a:noFill/>
                        </a:ln>
                      </wps:spPr>
                      <wps:style>
                        <a:lnRef idx="0"/>
                        <a:fillRef idx="0"/>
                        <a:effectRef idx="0"/>
                        <a:fontRef idx="minor"/>
                      </wps:style>
                      <wps:txbx>
                        <w:txbxContent>
                          <w:sdt>
                            <w:sdtPr>
                              <w:docPartObj>
                                <w:docPartGallery w:val="Cover Pages"/>
                                <w:docPartUnique w:val="true"/>
                              </w:docPartObj>
                              <w:id w:val="1944492748"/>
                            </w:sdtPr>
                            <w:sdtContent>
                              <w:p>
                                <w:pPr>
                                  <w:pStyle w:val="FrameContents"/>
                                  <w:spacing w:lineRule="auto" w:line="240" w:before="0" w:after="0"/>
                                  <w:jc w:val="right"/>
                                  <w:rPr>
                                    <w:color w:val="000000"/>
                                  </w:rPr>
                                </w:pPr>
                                <w:r>
                                  <w:rPr>
                                    <w:color w:val="000000"/>
                                  </w:rPr>
                                  <w:t xml:space="preserve">Supervisor: </w:t>
                                </w:r>
                                <w:r>
                                  <w:rPr>
                                    <w:rFonts w:eastAsia="Calibri"/>
                                    <w:color w:val="000000"/>
                                  </w:rPr>
                                  <w:t xml:space="preserve">Martin Gerdin Wärnberg </w:t>
                                </w:r>
                              </w:p>
                              <w:p>
                                <w:pPr>
                                  <w:pStyle w:val="FrameContents"/>
                                  <w:spacing w:lineRule="auto" w:line="240" w:before="0" w:after="0"/>
                                  <w:jc w:val="right"/>
                                  <w:rPr>
                                    <w:rFonts w:eastAsia="Calibri"/>
                                  </w:rPr>
                                </w:pPr>
                                <w:r>
                                  <w:rPr>
                                    <w:color w:val="000000"/>
                                  </w:rPr>
                                  <w:t xml:space="preserve">Co-supervisor: </w:t>
                                </w:r>
                                <w:r>
                                  <w:rPr>
                                    <w:rFonts w:eastAsia="Calibri"/>
                                    <w:color w:val="000000"/>
                                  </w:rPr>
                                  <w:t>Jonatan Attergrim</w:t>
                                </w:r>
                              </w:p>
                              <w:p>
                                <w:pPr>
                                  <w:pStyle w:val="FrameContents"/>
                                  <w:spacing w:lineRule="auto" w:line="240" w:before="0" w:after="0"/>
                                  <w:jc w:val="right"/>
                                  <w:rPr>
                                    <w:color w:val="000000"/>
                                  </w:rPr>
                                </w:pPr>
                                <w:r>
                                  <w:rPr>
                                    <w:color w:val="000000"/>
                                  </w:rPr>
                                </w:r>
                              </w:p>
                            </w:sdtContent>
                          </w:sdt>
                        </w:txbxContent>
                      </wps:txbx>
                      <wps:bodyPr>
                        <a:noAutofit/>
                      </wps:bodyPr>
                    </wps:wsp>
                  </a:graphicData>
                </a:graphic>
              </wp:anchor>
            </w:drawing>
          </mc:Choice>
          <mc:Fallback>
            <w:pict>
              <v:rect id="shape_0" ID="Textruta 4" stroked="f" style="position:absolute;margin-left:67.1pt;margin-top:543.5pt;width:436.6pt;height:61.8pt;mso-wrap-style:square;v-text-anchor:top" wp14:anchorId="55EF75C3">
                <v:fill o:detectmouseclick="t" on="false"/>
                <v:stroke color="#3465a4" weight="6480" joinstyle="round" endcap="flat"/>
                <v:textbox>
                  <w:txbxContent>
                    <w:sdt>
                      <w:sdtPr>
                        <w:docPartObj>
                          <w:docPartGallery w:val="Cover Pages"/>
                          <w:docPartUnique w:val="true"/>
                        </w:docPartObj>
                        <w:id w:val="1016816315"/>
                      </w:sdtPr>
                      <w:sdtContent>
                        <w:p>
                          <w:pPr>
                            <w:pStyle w:val="FrameContents"/>
                            <w:spacing w:lineRule="auto" w:line="240" w:before="0" w:after="0"/>
                            <w:jc w:val="right"/>
                            <w:rPr>
                              <w:color w:val="000000"/>
                            </w:rPr>
                          </w:pPr>
                          <w:r>
                            <w:rPr>
                              <w:color w:val="000000"/>
                            </w:rPr>
                            <w:t xml:space="preserve">Supervisor: </w:t>
                          </w:r>
                          <w:r>
                            <w:rPr>
                              <w:rFonts w:eastAsia="Calibri"/>
                              <w:color w:val="000000"/>
                            </w:rPr>
                            <w:t xml:space="preserve">Martin Gerdin Wärnberg </w:t>
                          </w:r>
                        </w:p>
                        <w:p>
                          <w:pPr>
                            <w:pStyle w:val="FrameContents"/>
                            <w:spacing w:lineRule="auto" w:line="240" w:before="0" w:after="0"/>
                            <w:jc w:val="right"/>
                            <w:rPr>
                              <w:rFonts w:eastAsia="Calibri"/>
                            </w:rPr>
                          </w:pPr>
                          <w:r>
                            <w:rPr>
                              <w:color w:val="000000"/>
                            </w:rPr>
                            <w:t xml:space="preserve">Co-supervisor: </w:t>
                          </w:r>
                          <w:r>
                            <w:rPr>
                              <w:rFonts w:eastAsia="Calibri"/>
                              <w:color w:val="000000"/>
                            </w:rPr>
                            <w:t>Jonatan Attergrim</w:t>
                          </w:r>
                        </w:p>
                        <w:p>
                          <w:pPr>
                            <w:pStyle w:val="FrameContents"/>
                            <w:spacing w:lineRule="auto" w:line="240" w:before="0" w:after="0"/>
                            <w:jc w:val="right"/>
                            <w:rPr>
                              <w:color w:val="000000"/>
                            </w:rPr>
                          </w:pPr>
                          <w:r>
                            <w:rPr>
                              <w:color w:val="000000"/>
                            </w:rPr>
                          </w:r>
                        </w:p>
                      </w:sdtContent>
                    </w:sdt>
                  </w:txbxContent>
                </v:textbox>
                <w10:wrap type="none"/>
              </v:rect>
            </w:pict>
          </mc:Fallback>
        </mc:AlternateContent>
      </w:r>
      <w:r>
        <w:br w:type="page"/>
      </w:r>
    </w:p>
    <w:p>
      <w:pPr>
        <w:pStyle w:val="Heading1"/>
        <w:rPr>
          <w:lang w:val="en-GB"/>
        </w:rPr>
      </w:pPr>
      <w:r>
        <w:rPr>
          <w:lang w:val="en-GB"/>
        </w:rPr>
        <w:t>Abstract</w:t>
      </w:r>
    </w:p>
    <w:p>
      <w:pPr>
        <w:pStyle w:val="Brdtext1"/>
        <w:rPr>
          <w:lang w:val="en-GB"/>
        </w:rPr>
      </w:pPr>
      <w:r>
        <w:rPr>
          <w:lang w:val="en-GB"/>
        </w:rPr>
        <w:t xml:space="preserve">Trauma </w:t>
      </w:r>
      <w:commentRangeStart w:id="0"/>
      <w:r>
        <w:rPr>
          <w:lang w:val="en-GB"/>
        </w:rPr>
        <w:t>includes a wide set of patient characteristics</w:t>
      </w:r>
      <w:r>
        <w:rPr>
          <w:lang w:val="en-GB"/>
        </w:rPr>
      </w:r>
      <w:commentRangeEnd w:id="0"/>
      <w:r>
        <w:commentReference w:id="0"/>
      </w:r>
      <w:r>
        <w:rPr>
          <w:lang w:val="en-GB"/>
        </w:rPr>
        <w:t xml:space="preserve">, both with respect to mechanism of injury and patient demographics. Different </w:t>
      </w:r>
      <w:commentRangeStart w:id="1"/>
      <w:r>
        <w:rPr>
          <w:lang w:val="en-GB"/>
        </w:rPr>
        <w:t>categories</w:t>
      </w:r>
      <w:r>
        <w:rPr>
          <w:lang w:val="en-GB"/>
        </w:rPr>
      </w:r>
      <w:commentRangeEnd w:id="1"/>
      <w:r>
        <w:commentReference w:id="1"/>
      </w:r>
      <w:r>
        <w:rPr>
          <w:lang w:val="en-GB"/>
        </w:rPr>
        <w:t xml:space="preserve"> of trauma require different care and health care workers are thus confronted with the challenge do make the correct </w:t>
      </w:r>
      <w:commentRangeStart w:id="2"/>
      <w:r>
        <w:rPr>
          <w:lang w:val="en-GB"/>
        </w:rPr>
        <w:t>calls</w:t>
      </w:r>
      <w:r>
        <w:rPr>
          <w:lang w:val="en-GB"/>
        </w:rPr>
      </w:r>
      <w:commentRangeEnd w:id="2"/>
      <w:r>
        <w:commentReference w:id="2"/>
      </w:r>
      <w:r>
        <w:rPr>
          <w:lang w:val="en-GB"/>
        </w:rPr>
        <w:t xml:space="preserve"> and provide adequate care in each specific case.  As part of quality improvement </w:t>
      </w:r>
      <w:commentRangeStart w:id="3"/>
      <w:r>
        <w:rPr>
          <w:lang w:val="en-GB"/>
        </w:rPr>
        <w:t>of care</w:t>
      </w:r>
      <w:r>
        <w:rPr>
          <w:lang w:val="en-GB"/>
        </w:rPr>
      </w:r>
      <w:commentRangeEnd w:id="3"/>
      <w:r>
        <w:commentReference w:id="3"/>
      </w:r>
      <w:r>
        <w:rPr>
          <w:lang w:val="en-GB"/>
        </w:rPr>
        <w:t xml:space="preserve">, all level-1 trauma centres should have recurring </w:t>
      </w:r>
      <w:commentRangeStart w:id="4"/>
      <w:r>
        <w:rPr>
          <w:lang w:val="en-GB"/>
        </w:rPr>
        <w:t>M&amp;M</w:t>
      </w:r>
      <w:r>
        <w:rPr>
          <w:lang w:val="en-GB"/>
        </w:rPr>
      </w:r>
      <w:commentRangeEnd w:id="4"/>
      <w:r>
        <w:commentReference w:id="4"/>
      </w:r>
      <w:r>
        <w:rPr>
          <w:lang w:val="en-GB"/>
        </w:rPr>
        <w:t xml:space="preserve"> conferences where relevant disciplines</w:t>
      </w:r>
      <w:ins w:id="2" w:author="Martin Gerdin Wärnberg" w:date="2023-05-02T20:00:18Z">
        <w:r>
          <w:rPr>
            <w:lang w:val="en-GB"/>
          </w:rPr>
          <w:t xml:space="preserve"> and professions</w:t>
        </w:r>
      </w:ins>
      <w:r>
        <w:rPr>
          <w:lang w:val="en-GB"/>
        </w:rPr>
        <w:t xml:space="preserve"> meet regularly to discuss and review patient cases for </w:t>
      </w:r>
      <w:commentRangeStart w:id="5"/>
      <w:r>
        <w:rPr>
          <w:lang w:val="en-GB"/>
        </w:rPr>
        <w:t>OFIs</w:t>
      </w:r>
      <w:r>
        <w:rPr>
          <w:lang w:val="en-GB"/>
        </w:rPr>
      </w:r>
      <w:commentRangeEnd w:id="5"/>
      <w:r>
        <w:commentReference w:id="5"/>
      </w:r>
      <w:r>
        <w:rPr>
          <w:lang w:val="en-GB"/>
        </w:rPr>
        <w:t xml:space="preserve">. In Sweden, the Karolinska University Hospital is the only facility to qualify as a level-1 trauma centre according to American standards. In this study we have used data from the quality database at Karolinska to assess four patient groups common within trauma or association with specific OFIs. Our study supports previous results of judgement error as the dominating cause of </w:t>
      </w:r>
      <w:commentRangeStart w:id="6"/>
      <w:r>
        <w:rPr>
          <w:lang w:val="en-GB"/>
        </w:rPr>
        <w:t>non-optimal care</w:t>
      </w:r>
      <w:r>
        <w:rPr>
          <w:lang w:val="en-GB"/>
        </w:rPr>
      </w:r>
      <w:commentRangeEnd w:id="6"/>
      <w:r>
        <w:commentReference w:id="6"/>
      </w:r>
      <w:r>
        <w:rPr>
          <w:lang w:val="en-GB"/>
        </w:rPr>
        <w:t xml:space="preserve">. The patients group with strongest association to this OFI is blunt multisystem trauma without traumatic brain injury. </w:t>
      </w:r>
    </w:p>
    <w:p>
      <w:pPr>
        <w:pStyle w:val="Normal"/>
        <w:rPr>
          <w:rFonts w:eastAsia="" w:cs="" w:cstheme="majorBidi" w:eastAsiaTheme="majorEastAsia"/>
          <w:b/>
          <w:b/>
          <w:bCs/>
          <w:sz w:val="32"/>
          <w:szCs w:val="28"/>
          <w:lang w:val="en-GB"/>
        </w:rPr>
      </w:pPr>
      <w:r>
        <w:rPr>
          <w:rFonts w:eastAsia="" w:cs="" w:cstheme="majorBidi" w:eastAsiaTheme="majorEastAsia"/>
          <w:b/>
          <w:bCs/>
          <w:sz w:val="32"/>
          <w:szCs w:val="28"/>
          <w:lang w:val="en-GB"/>
        </w:rPr>
      </w:r>
      <w:r>
        <w:br w:type="page"/>
      </w:r>
    </w:p>
    <w:p>
      <w:pPr>
        <w:pStyle w:val="Heading1"/>
        <w:rPr>
          <w:lang w:val="en-GB"/>
        </w:rPr>
      </w:pPr>
      <w:r>
        <w:rPr>
          <w:lang w:val="en-GB"/>
        </w:rPr>
        <w:t>Abbreviations</w:t>
      </w:r>
    </w:p>
    <w:p>
      <w:pPr>
        <w:pStyle w:val="Brdtext1"/>
        <w:rPr>
          <w:lang w:val="en-GB"/>
        </w:rPr>
      </w:pPr>
      <w:r>
        <w:rPr>
          <w:lang w:val="en-GB"/>
        </w:rPr>
        <w:t>BM - blunt multisystem</w:t>
      </w:r>
    </w:p>
    <w:p>
      <w:pPr>
        <w:pStyle w:val="Brdtext1"/>
        <w:rPr>
          <w:lang w:val="en-GB"/>
        </w:rPr>
      </w:pPr>
      <w:r>
        <w:rPr>
          <w:lang w:val="en-GB"/>
        </w:rPr>
        <w:t>TBI – Traumatic brain injury</w:t>
      </w:r>
    </w:p>
    <w:p>
      <w:pPr>
        <w:pStyle w:val="Brdtext1"/>
        <w:rPr>
          <w:lang w:val="en-GB"/>
        </w:rPr>
      </w:pPr>
      <w:commentRangeStart w:id="7"/>
      <w:r>
        <w:rPr>
          <w:lang w:val="en-GB"/>
        </w:rPr>
        <w:t xml:space="preserve">KUH </w:t>
      </w:r>
      <w:r>
        <w:rPr>
          <w:lang w:val="en-GB"/>
        </w:rPr>
      </w:r>
      <w:ins w:id="3" w:author="Martin Gerdin Wärnberg" w:date="2023-05-02T20:19:46Z">
        <w:commentRangeEnd w:id="7"/>
        <w:r>
          <w:commentReference w:id="7"/>
        </w:r>
        <w:r>
          <w:rPr/>
          <w:commentReference w:id="8"/>
        </w:r>
      </w:ins>
      <w:r>
        <w:rPr>
          <w:lang w:val="en-GB"/>
        </w:rPr>
        <w:t xml:space="preserve">– Karolinska University hospital </w:t>
      </w:r>
    </w:p>
    <w:p>
      <w:pPr>
        <w:pStyle w:val="Brdtext1"/>
        <w:rPr>
          <w:lang w:val="en-GB"/>
        </w:rPr>
      </w:pPr>
      <w:r>
        <w:rPr>
          <w:lang w:val="en-GB"/>
        </w:rPr>
        <w:t xml:space="preserve">ACS – American college of surgeons </w:t>
      </w:r>
    </w:p>
    <w:p>
      <w:pPr>
        <w:pStyle w:val="Brdtext1"/>
        <w:rPr>
          <w:lang w:val="en-GB"/>
        </w:rPr>
      </w:pPr>
      <w:r>
        <w:rPr>
          <w:lang w:val="en-GB"/>
        </w:rPr>
        <w:t xml:space="preserve">TQIP - Trauma quality </w:t>
      </w:r>
    </w:p>
    <w:p>
      <w:pPr>
        <w:pStyle w:val="Brdtext1"/>
        <w:rPr>
          <w:lang w:val="en-GB"/>
        </w:rPr>
      </w:pPr>
      <w:r>
        <w:rPr>
          <w:lang w:val="en-GB"/>
        </w:rPr>
        <w:t>M&amp;M– Mortality and Morbidity</w:t>
      </w:r>
    </w:p>
    <w:p>
      <w:pPr>
        <w:pStyle w:val="Brdtext1"/>
        <w:rPr>
          <w:lang w:val="en-GB"/>
        </w:rPr>
      </w:pPr>
      <w:r>
        <w:rPr>
          <w:lang w:val="en-GB"/>
        </w:rPr>
        <w:t>AIS – Abbreviated injury scale</w:t>
      </w:r>
    </w:p>
    <w:p>
      <w:pPr>
        <w:pStyle w:val="Brdtext1"/>
        <w:rPr>
          <w:lang w:val="en-GB"/>
        </w:rPr>
      </w:pPr>
      <w:r>
        <w:rPr>
          <w:lang w:val="en-GB"/>
        </w:rPr>
        <w:t xml:space="preserve">OFI – Opportunity for improvement </w:t>
      </w:r>
    </w:p>
    <w:p>
      <w:pPr>
        <w:pStyle w:val="Brdtext1"/>
        <w:rPr>
          <w:lang w:val="en-GB"/>
        </w:rPr>
      </w:pPr>
      <w:r>
        <w:rPr>
          <w:lang w:val="en-GB"/>
        </w:rPr>
      </w:r>
      <w:r>
        <w:br w:type="page"/>
      </w:r>
    </w:p>
    <w:p>
      <w:pPr>
        <w:pStyle w:val="Heading1"/>
        <w:rPr>
          <w:lang w:val="en-GB"/>
        </w:rPr>
      </w:pPr>
      <w:r>
        <w:rPr>
          <w:lang w:val="en-GB"/>
        </w:rPr>
        <w:t>Introduction</w:t>
      </w:r>
    </w:p>
    <w:p>
      <w:pPr>
        <w:pStyle w:val="Heading3"/>
        <w:rPr>
          <w:bCs/>
          <w:lang w:val="en-GB"/>
        </w:rPr>
      </w:pPr>
      <w:r>
        <w:rPr>
          <w:lang w:val="en-GB"/>
        </w:rPr>
        <w:t>Trauma</w:t>
      </w:r>
    </w:p>
    <w:p>
      <w:pPr>
        <w:pStyle w:val="Brdtext1"/>
        <w:rPr>
          <w:lang w:val="en-GB"/>
        </w:rPr>
      </w:pPr>
      <w:r>
        <w:rPr>
          <w:lang w:val="en-GB"/>
        </w:rPr>
        <w:t xml:space="preserve">Trauma, clinically defined as physical injury and the body´s associated response, is the most common cause of death in the first four decades of life. Trauma kills around 4.4 million people around the globe every </w:t>
      </w:r>
      <w:commentRangeStart w:id="9"/>
      <w:r>
        <w:rPr>
          <w:lang w:val="en-GB"/>
        </w:rPr>
        <w:t>year</w:t>
      </w:r>
      <w:r>
        <w:rPr>
          <w:lang w:val="en-GB"/>
        </w:rPr>
      </w:r>
      <w:commentRangeEnd w:id="9"/>
      <w:r>
        <w:commentReference w:id="9"/>
      </w:r>
      <w:r>
        <w:rPr>
          <w:lang w:val="en-GB"/>
        </w:rPr>
        <w:t xml:space="preserve"> </w:t>
      </w:r>
      <w:r>
        <w:fldChar w:fldCharType="begin"/>
      </w:r>
      <w:r>
        <w:rPr>
          <w:lang w:val="en-GB"/>
        </w:rPr>
        <w:instrText>ADDIN ZOTERO_ITEM CSL_CITATION {"citationID":"o7Q6mFLK","properties":{"formattedCitation":"(3)","plainCitation":"(3)","noteIndex":0},"citationItems":[{"id":78,"uris":["http://zotero.org/users/local/dRJOFA2S/items/IEZ3SFVA"],"itemData":{"id":78,"type":"webpage","language":"en","title":"Injuries and violence","URL":"https://www.who.int/news-room/fact-sheets/detail/injuries-and-violence","accessed":{"date-parts":[["2023",2,2]]}}}],"schema":"https://github.com/citation-style-language/schema/raw/master/csl-citation.json"}</w:instrText>
      </w:r>
      <w:r>
        <w:rPr>
          <w:lang w:val="en-GB"/>
        </w:rPr>
      </w:r>
      <w:r>
        <w:rPr>
          <w:lang w:val="en-GB"/>
        </w:rPr>
        <w:fldChar w:fldCharType="separate"/>
      </w:r>
      <w:r>
        <w:rPr>
          <w:lang w:val="en-GB"/>
        </w:rPr>
        <w:t>(3)</w:t>
      </w:r>
      <w:r>
        <w:rPr>
          <w:lang w:val="en-GB"/>
        </w:rPr>
      </w:r>
      <w:r>
        <w:rPr>
          <w:lang w:val="en-GB"/>
        </w:rPr>
        <w:fldChar w:fldCharType="end"/>
      </w:r>
      <w:r>
        <w:rPr>
          <w:lang w:val="en-GB"/>
        </w:rPr>
        <w:t xml:space="preserve">. In Sweden, almost 10,000 people suffer from severe trauma annually. </w:t>
      </w:r>
      <w:r>
        <w:fldChar w:fldCharType="begin"/>
      </w:r>
      <w:r>
        <w:rPr>
          <w:lang w:val="en-GB"/>
        </w:rPr>
        <w:instrText>ADDIN ZOTERO_ITEM CSL_CITATION {"citationID":"zbOOV1WQ","properties":{"formattedCitation":"(4)","plainCitation":"(4)","noteIndex":0},"citationItems":[{"id":116,"uris":["http://zotero.org/users/local/dRJOFA2S/items/RKXJNGFK"],"itemData":{"id":116,"type":"post-weblog","language":"sv-SE","title":"årsrapport | Sökresultat | SweTrau","URL":"https://rcsyd.se/swetrau/?s=%C3%A5rsrapport","accessed":{"date-parts":[["2023",3,3]]},"issued":{"date-parts":[["2022",6,1]]}}}],"schema":"https://github.com/citation-style-language/schema/raw/master/csl-citation.json"}</w:instrText>
      </w:r>
      <w:r>
        <w:rPr>
          <w:lang w:val="en-GB"/>
        </w:rPr>
      </w:r>
      <w:r>
        <w:rPr>
          <w:lang w:val="en-GB"/>
        </w:rPr>
        <w:fldChar w:fldCharType="separate"/>
      </w:r>
      <w:r>
        <w:rPr>
          <w:lang w:val="en-GB"/>
        </w:rPr>
        <w:t>(4)</w:t>
      </w:r>
      <w:r>
        <w:rPr>
          <w:lang w:val="en-GB"/>
        </w:rPr>
      </w:r>
      <w:r>
        <w:rPr>
          <w:lang w:val="en-GB"/>
        </w:rPr>
        <w:fldChar w:fldCharType="end"/>
      </w:r>
      <w:r>
        <w:rPr>
          <w:lang w:val="en-GB"/>
        </w:rPr>
        <w:t xml:space="preserve">  the US, the American College of Surgeons (ASC) initiated the Trauma Quality Improvement Program (TQIP) in 2008 to improve trauma care quality and outcomes. The program provides trauma care providers with guidelines and recommendations on how to manage different patient populations and injury types. TQIP also collect data from trauma centres for benchmarking and report feedback.  From 2017, the TQIP report benchmarks on 10 patient cohorts, for which risk adjusted estimates for outcomes and complications are calculated and guidelines provided </w:t>
      </w:r>
      <w:r>
        <w:fldChar w:fldCharType="begin"/>
      </w:r>
      <w:r>
        <w:rPr>
          <w:lang w:val="en-GB"/>
        </w:rPr>
        <w:instrText>ADDIN ZOTERO_ITEM CSL_CITATION {"citationID":"HhjFbhAQ","properties":{"formattedCitation":"(5)","plainCitation":"(5)","noteIndex":0},"citationItems":[{"id":115,"uris":["http://zotero.org/users/local/dRJOFA2S/items/38KTGW56"],"itemData":{"id":115,"type":"article-journal","abstract":"The American College of Surgeons Trauma Quality Improvement Program (TQIP) provides trauma centers with hospital-specific performance data and the ability to compare their performance data with that of similar hospitals nationwide. Utilizing the TQIP data and drill down feature can lead to changes in clinical practice and improved care. The purpose of this article is to provide a guide that demonstrates how using the TQIP hospital-specific data can improve outcomes. We recommend 4 separate categories by which data and reports should be evaluated: processes of care, quality of care, data coding, and data mapping. We discuss these categories using 4 targeted examples. Utilizing our guidelines, trauma programs participating in the TQIP should be able to (1) identify trends and focus on outliers in their institutional data, (2) create processes and implement practice improvements, and (3) evaluate the results of their corrective action plan. This topic may be of special interest to those involved in the management of programs or systemslevel policies as reduction in costs and improving quality are program drivers.","container-title":"Journal of Trauma Nursing","DOI":"10.1097/JTN.0000000000000436","ISSN":"1078-7496","issue":"3","language":"en","page":"121-127","source":"DOI.org (Crossref)","title":"Using the Trauma Quality Improvement Program Metrics Data to Enhance Clinical Practice","volume":"26","author":[{"family":"Blackmore","given":"Abigail R."},{"family":"Leonard","given":"Jan"},{"family":"Madayag","given":"Robert"},{"family":"Bourg","given":"Pamela W."}],"issued":{"date-parts":[["2019",5]]}}}],"schema":"https://github.com/citation-style-language/schema/raw/master/csl-citation.json"}</w:instrText>
      </w:r>
      <w:r>
        <w:rPr>
          <w:lang w:val="en-GB"/>
        </w:rPr>
      </w:r>
      <w:r>
        <w:rPr>
          <w:lang w:val="en-GB"/>
        </w:rPr>
        <w:fldChar w:fldCharType="separate"/>
      </w:r>
      <w:r>
        <w:rPr>
          <w:lang w:val="en-GB"/>
        </w:rPr>
        <w:t>(5)</w:t>
      </w:r>
      <w:r>
        <w:rPr>
          <w:lang w:val="en-GB"/>
        </w:rPr>
      </w:r>
      <w:r>
        <w:rPr>
          <w:lang w:val="en-GB"/>
        </w:rPr>
        <w:fldChar w:fldCharType="end"/>
      </w:r>
      <w:r>
        <w:rPr>
          <w:lang w:val="en-GB"/>
        </w:rPr>
        <w:t>.</w:t>
      </w:r>
    </w:p>
    <w:p>
      <w:pPr>
        <w:pStyle w:val="Brdtext1"/>
        <w:rPr>
          <w:lang w:val="en-GB"/>
        </w:rPr>
      </w:pPr>
      <w:r>
        <w:rPr>
          <w:lang w:val="en-GB"/>
        </w:rPr>
      </w:r>
    </w:p>
    <w:p>
      <w:pPr>
        <w:pStyle w:val="Brdtext1"/>
        <w:rPr>
          <w:lang w:val="en-GB"/>
        </w:rPr>
      </w:pPr>
      <w:r>
        <w:rPr>
          <w:lang w:val="en-GB"/>
        </w:rPr>
        <w:t xml:space="preserve">Multiple TQIP programs have been developed and implemented globally </w:t>
      </w:r>
      <w:r>
        <w:fldChar w:fldCharType="begin"/>
      </w:r>
      <w:r>
        <w:rPr>
          <w:lang w:val="en-GB"/>
        </w:rPr>
        <w:instrText>ADDIN ZOTERO_ITEM CSL_CITATION {"citationID":"Fczi9LSA","properties":{"formattedCitation":"(6)","plainCitation":"(6)","noteIndex":0},"citationItems":[{"id":163,"uris":["http://zotero.org/users/local/dRJOFA2S/items/5MRWAPES"],"itemData":{"id":163,"type":"article-journal","abstract":"Objective  Trauma is a leading cause of mortality and morbidity globally, disproportionately affecting low/ middle-­income countries (LMICs). Understanding the factors determining implementation success for in-­hospital Trauma Quality Improvement Programs (TQIPs) is critical to reducing the global trauma burden. We synthesised topical literature to identify key facilitators and barriers to in-­hospital TQIP implementation across country income levels. Design  Scoping review. Data sources  PubMed, Web of Science and Global Index Medicus databases were searched from June 2009 to January 2022. Eligibility criteria  Published literature involving any study design, written in English and evaluating any implemented in-­hospital quality improvement programme in trauma populations worldwide. Literature that was non-­ English, unpublished and involved non-­hospital TQIPs was excluded. Data extraction and synthesis  Two reviewers completed a three-­stage screening process using Covidence, with any discrepancies resolved through a third reviewer. Content analysis using the Consolidated Framework for Implementation Research identified facilitator and barrier themes for in-­hospital TQIP implementation.\nResults  Twenty-­eight studies met the eligibility criteria from 3923 studies identified. The most discussed in-­hospital TQIPs in included literature were trauma registries. Facilitators and barriers were similar across all country income levels. The main facilitator themes identified were the prioritisation of staff education and training, strengthening stakeholder dialogue and providing standardised best-­practice guidelines. The key barrier theme identified in LMICs was poor data quality, while high-­income countries (HICs) had reduced communication across professional hierarchies.\nConclusions  Stakeholder prioritisation of in-­hospital TQIPs, along with increased knowledge and consensus of trauma care best practices, are essential efforts to reduce the global trauma burden. The primary focus of future studies on in-­hospital TQIPs in LMICs should target improving registry data quality, while interventions in HICs should target strengthening communication channels between healthcare professionals.","container-title":"BMJ Open","DOI":"10.1136/bmjopen-2022-068219","ISSN":"2044-6055, 2044-6055","issue":"2","journalAbbreviation":"BMJ Open","language":"en","page":"e068219","source":"DOI.org (Crossref)","title":"Facilitators and barriers impacting in-hospital Trauma Quality Improvement Program (TQIP) implementation across country income levels: a scoping review","title-short":"Facilitators and barriers impacting in-hospital Trauma Quality Improvement Program (TQIP) implementation across country income levels","volume":"13","author":[{"family":"Kapanadze","given":"George"},{"family":"Berg","given":"Johanna"},{"family":"Sun","given":"Yue"},{"family":"Gerdin Wärnberg","given":"Martin"}],"issued":{"date-parts":[["2023",2]]}}}],"schema":"https://github.com/citation-style-language/schema/raw/master/csl-citation.json"}</w:instrText>
      </w:r>
      <w:r>
        <w:rPr>
          <w:lang w:val="en-GB"/>
        </w:rPr>
      </w:r>
      <w:r>
        <w:rPr>
          <w:lang w:val="en-GB"/>
        </w:rPr>
        <w:fldChar w:fldCharType="separate"/>
      </w:r>
      <w:r>
        <w:rPr>
          <w:lang w:val="en-GB"/>
        </w:rPr>
        <w:t>(6)</w:t>
      </w:r>
      <w:r>
        <w:rPr>
          <w:lang w:val="en-GB"/>
        </w:rPr>
      </w:r>
      <w:r>
        <w:rPr>
          <w:lang w:val="en-GB"/>
        </w:rPr>
        <w:fldChar w:fldCharType="end"/>
      </w:r>
      <w:r>
        <w:rPr>
          <w:lang w:val="en-GB"/>
        </w:rPr>
        <w:t xml:space="preserve">. To facilitate research, benchmarking and implementation of guidelines trauma patients are generally grouped according to injury or population characteristics </w:t>
      </w:r>
      <w:r>
        <w:fldChar w:fldCharType="begin"/>
      </w:r>
      <w:r>
        <w:rPr>
          <w:lang w:val="en-GB"/>
        </w:rPr>
        <w:instrText>ADDIN ZOTERO_ITEM CSL_CITATION {"citationID":"wPwoej1u","properties":{"formattedCitation":"(5)","plainCitation":"(5)","noteIndex":0},"citationItems":[{"id":115,"uris":["http://zotero.org/users/local/dRJOFA2S/items/38KTGW56"],"itemData":{"id":115,"type":"article-journal","abstract":"The American College of Surgeons Trauma Quality Improvement Program (TQIP) provides trauma centers with hospital-specific performance data and the ability to compare their performance data with that of similar hospitals nationwide. Utilizing the TQIP data and drill down feature can lead to changes in clinical practice and improved care. The purpose of this article is to provide a guide that demonstrates how using the TQIP hospital-specific data can improve outcomes. We recommend 4 separate categories by which data and reports should be evaluated: processes of care, quality of care, data coding, and data mapping. We discuss these categories using 4 targeted examples. Utilizing our guidelines, trauma programs participating in the TQIP should be able to (1) identify trends and focus on outliers in their institutional data, (2) create processes and implement practice improvements, and (3) evaluate the results of their corrective action plan. This topic may be of special interest to those involved in the management of programs or systemslevel policies as reduction in costs and improving quality are program drivers.","container-title":"Journal of Trauma Nursing","DOI":"10.1097/JTN.0000000000000436","ISSN":"1078-7496","issue":"3","language":"en","page":"121-127","source":"DOI.org (Crossref)","title":"Using the Trauma Quality Improvement Program Metrics Data to Enhance Clinical Practice","volume":"26","author":[{"family":"Blackmore","given":"Abigail R."},{"family":"Leonard","given":"Jan"},{"family":"Madayag","given":"Robert"},{"family":"Bourg","given":"Pamela W."}],"issued":{"date-parts":[["2019",5]]}}}],"schema":"https://github.com/citation-style-language/schema/raw/master/csl-citation.json"}</w:instrText>
      </w:r>
      <w:r>
        <w:rPr>
          <w:lang w:val="en-GB"/>
        </w:rPr>
      </w:r>
      <w:r>
        <w:rPr>
          <w:lang w:val="en-GB"/>
        </w:rPr>
        <w:fldChar w:fldCharType="separate"/>
      </w:r>
      <w:r>
        <w:rPr>
          <w:lang w:val="en-GB"/>
        </w:rPr>
        <w:t>(5)</w:t>
      </w:r>
      <w:r>
        <w:rPr>
          <w:lang w:val="en-GB"/>
        </w:rPr>
      </w:r>
      <w:r>
        <w:rPr>
          <w:lang w:val="en-GB"/>
        </w:rPr>
        <w:fldChar w:fldCharType="end"/>
      </w:r>
      <w:r>
        <w:rPr>
          <w:lang w:val="en-GB"/>
        </w:rPr>
        <w:t xml:space="preserve">. Roughly, trauma patients can  be divided into two categories based on the mechanism of injury; penetrating (stab wounds or gunshots) and blunt ( e.g. car accidents, falls and interpersonal violence) </w:t>
      </w:r>
      <w:r>
        <w:fldChar w:fldCharType="begin"/>
      </w:r>
      <w:r>
        <w:rPr>
          <w:lang w:val="en-GB"/>
        </w:rPr>
        <w:instrText>ADDIN ZOTERO_ITEM CSL_CITATION {"citationID":"kX2LYSPz","properties":{"formattedCitation":"(7)","plainCitation":"(7)","noteIndex":0},"citationItems":[{"id":109,"uris":["http://zotero.org/users/local/dRJOFA2S/items/5Z7EAFNZ"],"itemData":{"id":109,"type":"article-journal","abstract":"Student Course Manual ATLS ® Advanced Trauma Life Support","container-title":"ATLS 10th Edition","source":"www.academia.edu","title":"Student Course Manual ATLS ® Advanced Trauma Life Support","URL":"https://www.academia.edu/39781997/Student_Course_Manual_ATLS_Advanced_Trauma_Life_Support","author":[{"family":"Santos","given":"Carlos Dos"}],"accessed":{"date-parts":[["2023",2,23]]},"issued":{"date-parts":[["2018",1,1]]}}}],"schema":"https://github.com/citation-style-language/schema/raw/master/csl-citation.json"}</w:instrText>
      </w:r>
      <w:r>
        <w:rPr>
          <w:lang w:val="en-GB"/>
        </w:rPr>
      </w:r>
      <w:r>
        <w:rPr>
          <w:lang w:val="en-GB"/>
        </w:rPr>
        <w:fldChar w:fldCharType="separate"/>
      </w:r>
      <w:r>
        <w:rPr>
          <w:lang w:val="en-GB"/>
        </w:rPr>
        <w:t>(7)</w:t>
      </w:r>
      <w:r>
        <w:rPr>
          <w:lang w:val="en-GB"/>
        </w:rPr>
      </w:r>
      <w:r>
        <w:rPr>
          <w:lang w:val="en-GB"/>
        </w:rPr>
        <w:fldChar w:fldCharType="end"/>
      </w:r>
      <w:r>
        <w:rPr>
          <w:lang w:val="en-GB"/>
        </w:rPr>
        <w:t xml:space="preserve">.  Overall, brain injury is the most common cause of trauma related death, counting for 58.6 percent of all trauma deaths in Sweden </w:t>
      </w:r>
      <w:r>
        <w:fldChar w:fldCharType="begin"/>
      </w:r>
      <w:r>
        <w:rPr>
          <w:lang w:val="en-GB"/>
        </w:rPr>
        <w:instrText>ADDIN ZOTERO_ITEM CSL_CITATION {"citationID":"yKL8KcZ3","properties":{"formattedCitation":"(8)","plainCitation":"(8)","noteIndex":0},"citationItems":[{"id":93,"uris":["http://zotero.org/users/local/dRJOFA2S/items/YVXZJ9RR"],"itemData":{"id":93,"type":"article-journal","abstract":"Securing high-quality mortality statistics requires systematic evaluation of all trauma deaths. We examined the proportion of trauma patients dying within 30 days from causes not related to the injury and the impact of exclusion of patients dead on arrival on 30-day trauma mortality. We also defined the demographics, injury characteristics, cause of death and time to death in patients admitted to our trauma center who died within 30 days, between 2007-2011.\nDemographics, injury characteristics, status alive/dead on arrival, cause of death and time to death of all patients were reviewed. Deaths were analyzed based on injury mechanism (penetrating, blunt trauma and low energy blunt trauma) and cause of death (traumatic brain injury (TBI), hemorrhage, organ dysfunction and other/unknown).\nOf the 7422 admissions, 343 deaths were identified of which 36 (10.5%) involved causes not related to the injury. The overall age was 71 years, Injury Severity Score (ISS) 29 and time to death 24 hours (all medians). Fifty-four patients (17.6%) were dead on arrival. Exclusion of patients dead on arrival reduced the overall mortality rate (P &lt; 0.05) and median ISS (P &lt; 0.05) and increased median age (P &lt; 0.01) and time to death (P &lt; 0.001). Injury mechanism was penetrating trauma in 7.5%, blunt trauma in 56.0%, and low energy blunt trauma in 36.5%. TBI accounted for 58.6%; hemorrhage 16.3%, organ dysfunction 15.0%, and other/unknown for 10.1% of the deaths. Patients who died after low energy blunt trauma were older, had lower ISS and longer time to death compared to those who died after penetrating and blunt trauma (all P &lt; 0.01).\nClinical review of all trauma deaths was essential to interpret mortality. Thirty-day trauma mortality included 10.5% deaths not directly related to the injury and the exclusion of patients dead on arrival significantly affected the unadjusted mortality rate, ISS, median age and time to death.","container-title":"Scandinavian journal of trauma, resuscitation and emergency medicine","DOI":"10.1186/1757-7241-22-18","journalAbbreviation":"Scandinavian journal of trauma, resuscitation and emergency medicine","page":"18","source":"ResearchGate","title":"Clinical review is essential to evaluate 30-day mortality after trauma","volume":"22","author":[{"family":"Ghorbani","given":"Poya"},{"family":"Falkén","given":"Magnus"},{"family":"Riddez","given":"Louis"},{"family":"Sundelöf","given":"Martin"},{"family":"Oldner","given":"Anders"},{"family":"Strömmer","given":"Lovisa"}],"issued":{"date-parts":[["2014",3,13]]}}}],"schema":"https://github.com/citation-style-language/schema/raw/master/csl-citation.json"}</w:instrText>
      </w:r>
      <w:r>
        <w:rPr>
          <w:lang w:val="en-GB"/>
        </w:rPr>
      </w:r>
      <w:r>
        <w:rPr>
          <w:lang w:val="en-GB"/>
        </w:rPr>
        <w:fldChar w:fldCharType="separate"/>
      </w:r>
      <w:r>
        <w:rPr>
          <w:lang w:val="en-GB"/>
        </w:rPr>
        <w:t>(8)</w:t>
      </w:r>
      <w:r>
        <w:rPr>
          <w:lang w:val="en-GB"/>
        </w:rPr>
      </w:r>
      <w:r>
        <w:rPr>
          <w:lang w:val="en-GB"/>
        </w:rPr>
        <w:fldChar w:fldCharType="end"/>
      </w:r>
      <w:r>
        <w:rPr>
          <w:lang w:val="en-GB"/>
        </w:rPr>
        <w:t xml:space="preserve">. In 2021, 62 percent of patients passing from blunt violence in Sweden did so due to damage of the brain. The equivalent figure for patients with penetrating trauma was  22 percent </w:t>
      </w:r>
      <w:r>
        <w:fldChar w:fldCharType="begin"/>
      </w:r>
      <w:r>
        <w:rPr>
          <w:lang w:val="en-GB"/>
        </w:rPr>
        <w:instrText>ADDIN ZOTERO_ITEM CSL_CITATION {"citationID":"BEcnWNhM","properties":{"formattedCitation":"(8)","plainCitation":"(8)","noteIndex":0},"citationItems":[{"id":93,"uris":["http://zotero.org/users/local/dRJOFA2S/items/YVXZJ9RR"],"itemData":{"id":93,"type":"article-journal","abstract":"Securing high-quality mortality statistics requires systematic evaluation of all trauma deaths. We examined the proportion of trauma patients dying within 30 days from causes not related to the injury and the impact of exclusion of patients dead on arrival on 30-day trauma mortality. We also defined the demographics, injury characteristics, cause of death and time to death in patients admitted to our trauma center who died within 30 days, between 2007-2011.\nDemographics, injury characteristics, status alive/dead on arrival, cause of death and time to death of all patients were reviewed. Deaths were analyzed based on injury mechanism (penetrating, blunt trauma and low energy blunt trauma) and cause of death (traumatic brain injury (TBI), hemorrhage, organ dysfunction and other/unknown).\nOf the 7422 admissions, 343 deaths were identified of which 36 (10.5%) involved causes not related to the injury. The overall age was 71 years, Injury Severity Score (ISS) 29 and time to death 24 hours (all medians). Fifty-four patients (17.6%) were dead on arrival. Exclusion of patients dead on arrival reduced the overall mortality rate (P &lt; 0.05) and median ISS (P &lt; 0.05) and increased median age (P &lt; 0.01) and time to death (P &lt; 0.001). Injury mechanism was penetrating trauma in 7.5%, blunt trauma in 56.0%, and low energy blunt trauma in 36.5%. TBI accounted for 58.6%; hemorrhage 16.3%, organ dysfunction 15.0%, and other/unknown for 10.1% of the deaths. Patients who died after low energy blunt trauma were older, had lower ISS and longer time to death compared to those who died after penetrating and blunt trauma (all P &lt; 0.01).\nClinical review of all trauma deaths was essential to interpret mortality. Thirty-day trauma mortality included 10.5% deaths not directly related to the injury and the exclusion of patients dead on arrival significantly affected the unadjusted mortality rate, ISS, median age and time to death.","container-title":"Scandinavian journal of trauma, resuscitation and emergency medicine","DOI":"10.1186/1757-7241-22-18","journalAbbreviation":"Scandinavian journal of trauma, resuscitation and emergency medicine","page":"18","source":"ResearchGate","title":"Clinical review is essential to evaluate 30-day mortality after trauma","volume":"22","author":[{"family":"Ghorbani","given":"Poya"},{"family":"Falkén","given":"Magnus"},{"family":"Riddez","given":"Louis"},{"family":"Sundelöf","given":"Martin"},{"family":"Oldner","given":"Anders"},{"family":"Strömmer","given":"Lovisa"}],"issued":{"date-parts":[["2014",3,13]]}}}],"schema":"https://github.com/citation-style-language/schema/raw/master/csl-citation.json"}</w:instrText>
      </w:r>
      <w:r>
        <w:rPr>
          <w:lang w:val="en-GB"/>
        </w:rPr>
      </w:r>
      <w:r>
        <w:rPr>
          <w:lang w:val="en-GB"/>
        </w:rPr>
        <w:fldChar w:fldCharType="separate"/>
      </w:r>
      <w:r>
        <w:rPr>
          <w:lang w:val="en-GB"/>
        </w:rPr>
        <w:t>(8)</w:t>
      </w:r>
      <w:r>
        <w:rPr>
          <w:lang w:val="en-GB"/>
        </w:rPr>
      </w:r>
      <w:r>
        <w:rPr>
          <w:lang w:val="en-GB"/>
        </w:rPr>
        <w:fldChar w:fldCharType="end"/>
      </w:r>
      <w:r>
        <w:rPr>
          <w:lang w:val="en-GB"/>
        </w:rPr>
        <w:t xml:space="preserve">. Traumatic brain injury (TBI) is thus highly associated with fatal outcome and is weighing on mortality statistics of both blunt and penetrating patient groups </w:t>
      </w:r>
      <w:r>
        <w:fldChar w:fldCharType="begin"/>
      </w:r>
      <w:r>
        <w:rPr>
          <w:lang w:val="en-GB"/>
        </w:rPr>
        <w:instrText>ADDIN ZOTERO_ITEM CSL_CITATION {"citationID":"gs6UFfII","properties":{"formattedCitation":"(1,9)","plainCitation":"(1,9)","noteIndex":0},"citationItems":[{"id":25,"uris":["http://zotero.org/users/local/dRJOFA2S/items/V3J9VQA8"],"itemData":{"id":25,"type":"article-journal","abstract":"Background\nA systematic analysis of trauma deaths is a step towards trauma quality improvement in Indian hospitals. This study estimates the magnitude of preventable trauma deaths in five Indian hospitals, and uses a peer-review process to identify opportunities for improvement (OFI) in trauma care delivery.\n\nMethods\nAll trauma deaths that occurred within 30 days of hospitalization in five urban university hospitals in India were retrospectively abstracted for demography, mechanism of injury, transfer status, injury description by clinical, investigation and operative findings. Using mixed methods, they were quantitatively stratified by the standardized Injury Severity Score (ISS) into mild (1–8), moderate (9–15), severe (16–25), profound (26–75) ISS categories, and by time to death within 24 h, 7, or 30 days. Using peer-review and Delphi methods, we defined optimal trauma care within the Indian context and evaluated each death for preventability, using the following categories: Preventable (P), Potentially preventable (PP), Non-preventable (NP) and Non-preventable but care could have been improved (NPI).\n\nResults\nDuring the 18 month study period, there were 11,671 trauma admissions and 2523 deaths within 30 days (21.6%). The overall proportion of preventable deaths was 58%, among 2057 eligible deaths. In patients with a mild ISS score, 71% of deaths were preventable. In the moderate category, 56% were preventable, and 60% in the severe group and 44% in the profound group were preventable. Traumatic brain injury and burns accounted for the majority of non-preventable deaths. The important areas for improvement in the preventable deaths subset, inadequacies in airway management (14.3%) and resuscitation with hemorrhage control (16.3%). System-related issues included lack of protocols, lack of adherence to protocols, pre-hospital delays and delays in imaging.\n\nConclusion\nFifty-eight percent of all trauma deaths were classified as preventable. Two-thirds of the deaths with injury severity scores of less than 16 were preventable. This large subgroup of Indian urban trauma patients could possibly be saved by urgent attention and corrective action. Low-cost interventions such as airway management, fluid resuscitation, hemorrhage control and surgical decision-making protocols, were identified as OFI. Establishment of clinical protocols and timely processes of trauma care delivery are the next steps towards improving care.","container-title":"BMC Health Services Research","DOI":"10.1186/s12913-017-2085-7","ISSN":"1472-6963","journalAbbreviation":"BMC Health Serv Res","note":"PMID: 28209192\nPMCID: PMC5314603","page":"142","source":"PubMed Central","title":"Learning from 2523 trauma deaths in India- opportunities to prevent in-hospital deaths","volume":"17","author":[{"family":"Roy","given":"Nobhojit"},{"family":"Kizhakke Veetil","given":"Deepa"},{"family":"Khajanchi","given":"Monty Uttam"},{"family":"Kumar","given":"Vineet"},{"family":"Solomon","given":"Harris"},{"family":"Kamble","given":"Jyoti"},{"family":"Basak","given":"Debojit"},{"family":"Tomson","given":"Göran"},{"family":"Schreeb","given":"Johan","non-dropping-particle":"von"}],"issued":{"date-parts":[["2017",2,16]]}}},{"id":28,"uris":["http://zotero.org/users/local/dRJOFA2S/items/6EJ3EIIY"],"itemData":{"id":28,"type":"article-journal","abstract":"Preventable trauma deaths are defined as deaths which could be avoided if optimal care has been delivered. Studies on preventable trauma deaths have been accomplished initially with panel reviews of pre-hospital and hospital charts. However, several investigators questioned the reliability and validity of this method because of low reproducibility of implicit judgments when they are made by different experts. Nevertheless, number of studies were published all around the world and ultimately gained some credibility, particularly in regions where comparisons were made before and after trauma system implementation with a resultant fall in mortality. During the last decade of century the method of comparing observed survival with probability of survival calculated from large trauma registries has obtained popularity. Preventable trauma deaths were identified as deaths occurred notwithstanding a high calculated probability of survival. In recent years, preventable trauma deaths studies have been replaced by population-based studies, which use databases representative of overall population, therefore with high epidemiologic value. These databases contain readily available information which carry out the advantage of objectivity and large numbers. Nowadays, population-based researches provide the strongest evidence regarding the effectiveness of trauma systems and trauma centers on patient outcomes.","container-title":"World Journal of Emergency Surgery","DOI":"10.1186/1749-7922-1-12","ISSN":"1749-7922","journalAbbreviation":"World J Emerg Surg","note":"PMID: 16759417\nPMCID: PMC1475565","page":"12","source":"PubMed Central","title":"Preventable trauma deaths: from panel review to population based-studies","title-short":"Preventable trauma deaths","volume":"1","author":[{"family":"Chiara","given":"Osvaldo"},{"family":"Cimbanassi","given":"Stefania"},{"family":"Pitidis","given":"Alessio"},{"family":"Vesconi","given":"Sergio"}],"issued":{"date-parts":[["2006",4,11]]}}}],"schema":"https://github.com/citation-style-language/schema/raw/master/csl-citation.json"}</w:instrText>
      </w:r>
      <w:r>
        <w:rPr>
          <w:lang w:val="en-GB"/>
        </w:rPr>
      </w:r>
      <w:r>
        <w:rPr>
          <w:lang w:val="en-GB"/>
        </w:rPr>
        <w:fldChar w:fldCharType="separate"/>
      </w:r>
      <w:r>
        <w:rPr>
          <w:lang w:val="en-GB"/>
        </w:rPr>
        <w:t>(1,9)</w:t>
      </w:r>
      <w:r>
        <w:rPr>
          <w:lang w:val="en-GB"/>
        </w:rPr>
      </w:r>
      <w:r>
        <w:rPr>
          <w:lang w:val="en-GB"/>
        </w:rPr>
        <w:fldChar w:fldCharType="end"/>
      </w:r>
      <w:r>
        <w:rPr>
          <w:lang w:val="en-GB"/>
        </w:rPr>
        <w:t xml:space="preserve">. </w:t>
      </w:r>
    </w:p>
    <w:p>
      <w:pPr>
        <w:pStyle w:val="Brdtext1"/>
        <w:rPr>
          <w:lang w:val="en-GB"/>
        </w:rPr>
      </w:pPr>
      <w:r>
        <w:rPr>
          <w:lang w:val="en-GB"/>
        </w:rPr>
      </w:r>
    </w:p>
    <w:p>
      <w:pPr>
        <w:pStyle w:val="Brdtext1"/>
        <w:rPr>
          <w:b/>
          <w:b/>
          <w:bCs w:val="false"/>
          <w:i/>
          <w:i/>
          <w:iCs/>
          <w:lang w:val="en-GB"/>
        </w:rPr>
      </w:pPr>
      <w:r>
        <w:rPr>
          <w:i/>
          <w:iCs/>
          <w:lang w:val="en-GB"/>
        </w:rPr>
        <w:t>AIS score</w:t>
      </w:r>
    </w:p>
    <w:p>
      <w:pPr>
        <w:pStyle w:val="Brdtext1"/>
        <w:rPr>
          <w:i/>
          <w:i/>
          <w:lang w:val="en-GB"/>
        </w:rPr>
      </w:pPr>
      <w:r>
        <w:rPr>
          <w:lang w:val="en-GB"/>
        </w:rPr>
        <w:t xml:space="preserve">For more precise categorisation of trauma injuries, the abbreviated injury scale (AIS) has been implemented. The AIS-system is presented as a seven-digit number where each position derives to specific information on the injury. The first number indicates the body region (head, extremity etc) the second type of anatomic structure (muscle, skeletal etc.). The following two-digit number tells the specific anatomic structure (e.g. femur). The two digits after that indicate the level of injury and the final, single number, the severity of injury on a 6-point scale  </w:t>
      </w:r>
      <w:r>
        <w:fldChar w:fldCharType="begin"/>
      </w:r>
      <w:r>
        <w:rPr>
          <w:lang w:val="en-GB"/>
        </w:rPr>
        <w:instrText>ADDIN ZOTERO_ITEM CSL_CITATION {"citationID":"jG8gi2HK","properties":{"formattedCitation":"(10,11)","plainCitation":"(10,11)","noteIndex":0},"citationItems":[{"id":86,"uris":["http://zotero.org/users/local/dRJOFA2S/items/XRZXJSU2"],"itemData":{"id":86,"type":"article-journal","abstract":"To determine and to quantify outcome from injury demands that multiple factors be universally applied so that there is uniform understanding that the same outcome is understood for the same injury. It is thus important to define the variables used in any outcome assessment. Critical to defining outcomes is the need for a universal language that defines individual injuries. The abbreviated injury scale (AIS) is the only dictionary specifically designed as a system to define the severity of injuries throughout the body. In addition to a universal injury language, it provides measures of injury severity that can be used to stratify and classify injury severity in all body regions. Its revision, AIS 2005 will be discussed here.","collection-title":"Special Issue: Trauma Outcomes","container-title":"Injury","DOI":"10.1016/j.injury.2006.07.009","ISSN":"0020-1383","issue":"12","journalAbbreviation":"Injury","language":"en","page":"1083-1091","source":"ScienceDirect","title":"AIS 2005: A contemporary injury scale","title-short":"AIS 2005","volume":"37","author":[{"family":"Gennarelli","given":"Thomas A."},{"family":"Wodzin","given":"Elaine"}],"issued":{"date-parts":[["2006",12,1]]}}},{"id":89,"uris":["http://zotero.org/users/local/dRJOFA2S/items/7I5X2JBS"],"itemData":{"id":89,"type":"post-weblog","abstract":"The Abbreviated Injury Scale (AIS), is another tool used in the assessment of brain injury severity. In contrast…","container-title":"https://cochranfirm.com/new-orleans/","language":"en_US","title":"The Abbreviated Injury Scale","URL":"https://cochranfirm.com/new-orleans/injury-scale/","accessed":{"date-parts":[["2023",2,2]]}}}],"schema":"https://github.com/citation-style-language/schema/raw/master/csl-citation.json"}</w:instrText>
      </w:r>
      <w:r>
        <w:rPr>
          <w:lang w:val="en-GB"/>
        </w:rPr>
      </w:r>
      <w:r>
        <w:rPr>
          <w:lang w:val="en-GB"/>
        </w:rPr>
        <w:fldChar w:fldCharType="separate"/>
      </w:r>
      <w:r>
        <w:rPr>
          <w:lang w:val="en-GB"/>
        </w:rPr>
        <w:t>(10,11)</w:t>
      </w:r>
      <w:r>
        <w:rPr>
          <w:lang w:val="en-GB"/>
        </w:rPr>
      </w:r>
      <w:r>
        <w:rPr>
          <w:lang w:val="en-GB"/>
        </w:rPr>
        <w:fldChar w:fldCharType="end"/>
      </w:r>
      <w:r>
        <w:rPr>
          <w:lang w:val="en-GB"/>
        </w:rPr>
        <w:t xml:space="preserve">. The TQIP cohorts implemented by ACS are defined using the AIS-system. For instance, patients included in the blunt multisystem cohort have a severity score of at least 3 in at least two of the following body regions: head, face, neck, thorax, abdomen spine, upper, or lower extremity </w:t>
      </w:r>
      <w:r>
        <w:fldChar w:fldCharType="begin"/>
      </w:r>
      <w:r>
        <w:rPr>
          <w:lang w:val="en-GB"/>
        </w:rPr>
        <w:instrText>ADDIN ZOTERO_ITEM CSL_CITATION {"citationID":"KeNkdnzn","properties":{"formattedCitation":"(5)","plainCitation":"(5)","noteIndex":0},"citationItems":[{"id":115,"uris":["http://zotero.org/users/local/dRJOFA2S/items/38KTGW56"],"itemData":{"id":115,"type":"article-journal","abstract":"The American College of Surgeons Trauma Quality Improvement Program (TQIP) provides trauma centers with hospital-specific performance data and the ability to compare their performance data with that of similar hospitals nationwide. Utilizing the TQIP data and drill down feature can lead to changes in clinical practice and improved care. The purpose of this article is to provide a guide that demonstrates how using the TQIP hospital-specific data can improve outcomes. We recommend 4 separate categories by which data and reports should be evaluated: processes of care, quality of care, data coding, and data mapping. We discuss these categories using 4 targeted examples. Utilizing our guidelines, trauma programs participating in the TQIP should be able to (1) identify trends and focus on outliers in their institutional data, (2) create processes and implement practice improvements, and (3) evaluate the results of their corrective action plan. This topic may be of special interest to those involved in the management of programs or systemslevel policies as reduction in costs and improving quality are program drivers.","container-title":"Journal of Trauma Nursing","DOI":"10.1097/JTN.0000000000000436","ISSN":"1078-7496","issue":"3","language":"en","page":"121-127","source":"DOI.org (Crossref)","title":"Using the Trauma Quality Improvement Program Metrics Data to Enhance Clinical Practice","volume":"26","author":[{"family":"Blackmore","given":"Abigail R."},{"family":"Leonard","given":"Jan"},{"family":"Madayag","given":"Robert"},{"family":"Bourg","given":"Pamela W."}],"issued":{"date-parts":[["2019",5]]}}}],"schema":"https://github.com/citation-style-language/schema/raw/master/csl-citation.json"}</w:instrText>
      </w:r>
      <w:r>
        <w:rPr>
          <w:lang w:val="en-GB"/>
        </w:rPr>
      </w:r>
      <w:r>
        <w:rPr>
          <w:lang w:val="en-GB"/>
        </w:rPr>
        <w:fldChar w:fldCharType="separate"/>
      </w:r>
      <w:r>
        <w:rPr>
          <w:lang w:val="en-GB"/>
        </w:rPr>
        <w:t>(5)</w:t>
      </w:r>
      <w:r>
        <w:rPr>
          <w:lang w:val="en-GB"/>
        </w:rPr>
      </w:r>
      <w:r>
        <w:rPr>
          <w:lang w:val="en-GB"/>
        </w:rPr>
        <w:fldChar w:fldCharType="end"/>
      </w:r>
      <w:r>
        <w:rPr>
          <w:lang w:val="en-GB"/>
        </w:rPr>
        <w:t xml:space="preserve">. TBI is further defined as an AIS severity-score of at least 3 in the head body region, a GCS of maximum 8 at arrival to the emergency room and no other injures with an a severity-score higher than to in any other AIS body region </w:t>
      </w:r>
      <w:r>
        <w:fldChar w:fldCharType="begin"/>
      </w:r>
      <w:r>
        <w:rPr>
          <w:lang w:val="en-GB"/>
        </w:rPr>
        <w:instrText>ADDIN ZOTERO_ITEM CSL_CITATION {"citationID":"ay6jYnwR","properties":{"formattedCitation":"(5)","plainCitation":"(5)","noteIndex":0},"citationItems":[{"id":115,"uris":["http://zotero.org/users/local/dRJOFA2S/items/38KTGW56"],"itemData":{"id":115,"type":"article-journal","abstract":"The American College of Surgeons Trauma Quality Improvement Program (TQIP) provides trauma centers with hospital-specific performance data and the ability to compare their performance data with that of similar hospitals nationwide. Utilizing the TQIP data and drill down feature can lead to changes in clinical practice and improved care. The purpose of this article is to provide a guide that demonstrates how using the TQIP hospital-specific data can improve outcomes. We recommend 4 separate categories by which data and reports should be evaluated: processes of care, quality of care, data coding, and data mapping. We discuss these categories using 4 targeted examples. Utilizing our guidelines, trauma programs participating in the TQIP should be able to (1) identify trends and focus on outliers in their institutional data, (2) create processes and implement practice improvements, and (3) evaluate the results of their corrective action plan. This topic may be of special interest to those involved in the management of programs or systemslevel policies as reduction in costs and improving quality are program drivers.","container-title":"Journal of Trauma Nursing","DOI":"10.1097/JTN.0000000000000436","ISSN":"1078-7496","issue":"3","language":"en","page":"121-127","source":"DOI.org (Crossref)","title":"Using the Trauma Quality Improvement Program Metrics Data to Enhance Clinical Practice","volume":"26","author":[{"family":"Blackmore","given":"Abigail R."},{"family":"Leonard","given":"Jan"},{"family":"Madayag","given":"Robert"},{"family":"Bourg","given":"Pamela W."}],"issued":{"date-parts":[["2019",5]]}}}],"schema":"https://github.com/citation-style-language/schema/raw/master/csl-citation.json"}</w:instrText>
      </w:r>
      <w:r>
        <w:rPr>
          <w:lang w:val="en-GB"/>
        </w:rPr>
      </w:r>
      <w:r>
        <w:rPr>
          <w:lang w:val="en-GB"/>
        </w:rPr>
        <w:fldChar w:fldCharType="separate"/>
      </w:r>
      <w:r>
        <w:rPr>
          <w:lang w:val="en-GB"/>
        </w:rPr>
        <w:t>(5)</w:t>
      </w:r>
      <w:r>
        <w:rPr>
          <w:lang w:val="en-GB"/>
        </w:rPr>
      </w:r>
      <w:r>
        <w:rPr>
          <w:lang w:val="en-GB"/>
        </w:rPr>
        <w:fldChar w:fldCharType="end"/>
      </w:r>
      <w:r>
        <w:rPr>
          <w:lang w:val="en-GB"/>
        </w:rPr>
        <w:t xml:space="preserve">. </w:t>
      </w:r>
    </w:p>
    <w:p>
      <w:pPr>
        <w:pStyle w:val="Heading3"/>
        <w:rPr>
          <w:lang w:val="en-GB"/>
        </w:rPr>
      </w:pPr>
      <w:r>
        <w:rPr>
          <w:lang w:val="en-GB"/>
        </w:rPr>
      </w:r>
    </w:p>
    <w:p>
      <w:pPr>
        <w:pStyle w:val="Heading3"/>
        <w:rPr>
          <w:bCs/>
          <w:lang w:val="en-GB"/>
        </w:rPr>
      </w:pPr>
      <w:r>
        <w:rPr>
          <w:lang w:val="en-GB"/>
        </w:rPr>
        <w:t>Trauma system</w:t>
      </w:r>
    </w:p>
    <w:p>
      <w:pPr>
        <w:pStyle w:val="Brdtext1"/>
        <w:rPr>
          <w:lang w:val="en-GB"/>
        </w:rPr>
      </w:pPr>
      <w:r>
        <w:rPr>
          <w:lang w:val="en-GB"/>
        </w:rPr>
        <w:t xml:space="preserve">A trauma system is a coordinated network of healthcare providers and resources designed to provide timely and effective care to patients with traumatic injuries. Trauma systems have a long tradition within the military but were not implemented in civil health care until the 1960s-1970s when the report “Accidental Death and Disability: The Neglected Disease of Modern Society” was published in the US </w:t>
      </w:r>
      <w:r>
        <w:fldChar w:fldCharType="begin"/>
      </w:r>
      <w:r>
        <w:rPr>
          <w:lang w:val="en-GB"/>
        </w:rPr>
        <w:instrText>ADDIN ZOTERO_ITEM CSL_CITATION {"citationID":"4Hoq8Wdh","properties":{"formattedCitation":"(12)","plainCitation":"(12)","noteIndex":0},"citationItems":[{"id":50,"uris":["http://zotero.org/users/local/dRJOFA2S/items/DW9KFTHQ"],"itemData":{"id":50,"type":"article-journal","abstract":"The trauma team leader (TTL) is a “model” of a specifically dedicated team leader in the emergency department (ED), but its benefits are uncertain. The primary objective was to assess the impact of the TTL on 72-hour mortality. Secondary objectives included 24-hour mortality and admission delays from the ED.\nMajor trauma admissions (Injury Severity Score (ISS)≥12) in 3 Canadian Level-1 trauma centres were included from 2003 to 2017. The TTL program was implemented in centre 1 in 2005. An interrupted time series (ITS) analysis was performed. Analyses account for the change in patient case-mix (age, sex, and ISS). The two other centres were used as control in sensitivity analyses\nAmong 20,193 recorded trauma admissions, 71.7% (n=14,479) were males. The mean age was 53.5 ± 22.0 years. The median [IQR] ISS was 22 [16–26]. TTL implementation was not associated with a change in the quarterly trends of 72-hour or 24-hour mortality: adjusted estimates with 95% CI were 0.32 [−0.22;0.86] and −0.07 [−0.56;0.41] percentage-point change. Similar results were found for the proportions of patients admitted within 8 hours of ED arrival (0.36 [−1.47;2.18]). Sensitivity analyses using the two other centres as controls yielded similar results.\nTTL implementation was not associated with changes in mortality or admission delays from the ED. Future studies should assess the potential impact of TTL programs on other patient-centred outcomes using different quality of care indicators.\nTrauma training for front-line providers is a critical component of injury mitigation and trauma systems strengthening. Although the Advanced Trauma Life Support (ATLS) course is standard in much of the world, cost and administrative barriers are prohibitive to deploying the course in many low and middle income countries (LMICs). The purpose of this study was to identify alternative trauma training courses used in LMICs by scoping review and compare their effectiveness.\nSeveral peer-reviewed and grey literature databases were searched for relevant articles describing trauma training courses for front-line medical providers in LMICs. Studies were included if: performed in a LMIC; utilized a general trauma training course other than ATLS; trainees were hospital-based medical providers; study included some type of outcome measure.\nA total of 34 manuscripts met inclusion criteria. The majority of courses were novel, hospital-initiated courses and ranged in length from 1 day to 1 week. Physicians were the most common target audience, followed by medical students and nurses. Courses were taught in 24 different countries throughout the Middle East, Asia, Latin America and Africa. Comparison of pre- and post-test knowledge was the most common metric used and nearly all courses demonstrated a statistically significant knowledge gain. One study demonstrated a reduction in mortality for injured patients after course implementation. The majority of courses were a collaboration between universities in a high income country and local faculty/practitioners in the LMIC where the course was taught. Reported cost per participant ranged from $10 to $232 USD.\nSeveral trauma courses are currently being utilized in LMICs effectively with increases in knowledge gained and at a lower reported cost than ATLS. More research is needed to link trauma training courses to patient outcomes.\nCandida pericarditis is a rare condition which has previously been described after cardiothoracic surgery and immunosuppressive states (Geisler et al., 1981; Eng et al., 1981; Kraus et al., 1988; Kaufman et al., 1988; Tang et al., 2009; Glower et al., 1990; Carrel et al., 1991; Rabinovici et al., 1997; Canver et al., 1998; Farjah et al., 2005; Gronemeyer et al., 1982 [1-11]). We describe the case of a 19-year-old male blunt trauma patient, who survived a damage control thoracotomy and laparotomy with splenectomy, who later developed a loculated Candida pericardial effusion, complicated with cardiac tamponade and multiple organ failure, and required antifungals and surgical reintervention with thoracotomy for drainage. A literature search of the reported cases demonstrates that Candida pericarditis is indeed a rare but fatal condition if not identified and treated appropriately. This article discusses the difficulties we encountered while recognizing the disorder in our patient and proposes a guideline to adequately treat the condition in an effective and timely manner. Candida pericarditis poses a special challenge for the physician since its correct diagnosis and management requires a multidisciplinary approach.","container-title":"Current Problems in Surgery","DOI":"10.1016/j.cpsurg.2020.100840","ISSN":"0011-3840","issue":"1","journalAbbreviation":"Current Problems in Surgery","language":"en","page":"100840","source":"ScienceDirect","title":"The impact of trauma systems on patient outcomes","volume":"58","author":[{"family":"Choi","given":"Jeff"},{"family":"Carlos","given":"Garrison"},{"family":"Nassar","given":"Aussama K."},{"family":"Knowlton","given":"Lisa M."},{"family":"Spain","given":"David A."}],"issued":{"date-parts":[["2021",1,1]]}}}],"schema":"https://github.com/citation-style-language/schema/raw/master/csl-citation.json"}</w:instrText>
      </w:r>
      <w:r>
        <w:rPr>
          <w:lang w:val="en-GB"/>
        </w:rPr>
      </w:r>
      <w:r>
        <w:rPr>
          <w:lang w:val="en-GB"/>
        </w:rPr>
        <w:fldChar w:fldCharType="separate"/>
      </w:r>
      <w:r>
        <w:rPr>
          <w:lang w:val="en-GB"/>
        </w:rPr>
        <w:t>(12)</w:t>
      </w:r>
      <w:r>
        <w:rPr>
          <w:lang w:val="en-GB"/>
        </w:rPr>
      </w:r>
      <w:r>
        <w:rPr>
          <w:lang w:val="en-GB"/>
        </w:rPr>
        <w:fldChar w:fldCharType="end"/>
      </w:r>
      <w:r>
        <w:rPr>
          <w:lang w:val="en-GB"/>
        </w:rPr>
        <w:t xml:space="preserve">. Since then, trauma systems have been put into practice in most developed countries, improving mortality and morbidity for severely injured patients </w:t>
      </w:r>
      <w:r>
        <w:fldChar w:fldCharType="begin"/>
      </w:r>
      <w:r>
        <w:rPr>
          <w:lang w:val="en-GB"/>
        </w:rPr>
        <w:instrText>ADDIN ZOTERO_ITEM CSL_CITATION {"citationID":"7XLzMvnF","properties":{"formattedCitation":"(2)","plainCitation":"(2)","noteIndex":0},"citationItems":[{"id":48,"uris":["http://zotero.org/users/local/dRJOFA2S/items/M2H78JED"],"itemData":{"id":48,"type":"webpage","container-title":"Agency for Clinical Innovation","language":"en","note":"Last Modified: 2020-11-20T21:11:04+11:00\npublisher: Agency for Clinical Innovation (ACI)","title":"Trauma system","URL":"https://aci.health.nsw.gov.au/networks/institute-of-trauma-and-injury-management/clinical/trauma_system","author":[{"family":"Innovation","given":"Agency for Clinical"}],"accessed":{"date-parts":[["2023",1,26]]},"issued":{"date-parts":[["2014",10,2]]}}}],"schema":"https://github.com/citation-style-language/schema/raw/master/csl-citation.json"}</w:instrText>
      </w:r>
      <w:r>
        <w:rPr>
          <w:lang w:val="en-GB"/>
        </w:rPr>
      </w:r>
      <w:r>
        <w:rPr>
          <w:lang w:val="en-GB"/>
        </w:rPr>
        <w:fldChar w:fldCharType="separate"/>
      </w:r>
      <w:r>
        <w:rPr>
          <w:lang w:val="en-GB"/>
        </w:rPr>
        <w:t>(2)</w:t>
      </w:r>
      <w:r>
        <w:rPr>
          <w:lang w:val="en-GB"/>
        </w:rPr>
      </w:r>
      <w:r>
        <w:rPr>
          <w:lang w:val="en-GB"/>
        </w:rPr>
        <w:fldChar w:fldCharType="end"/>
      </w:r>
      <w:r>
        <w:rPr>
          <w:lang w:val="en-GB"/>
        </w:rPr>
        <w:t xml:space="preserve">. The ACS provides guidelines for how the system should be structured. In general, the system consists of four components: (i) -pre-hospital care, (ii) hospital care at a trauma centre, (iii) post-hospital care and (iv) injury prevention. Continuous quality improvement and review of care are also essential to the trauma system and should be systematically performed at all levels of system </w:t>
      </w:r>
      <w:r>
        <w:fldChar w:fldCharType="begin"/>
      </w:r>
      <w:r>
        <w:rPr>
          <w:lang w:val="en-GB"/>
        </w:rPr>
        <w:instrText>ADDIN ZOTERO_ITEM CSL_CITATION {"citationID":"PBnZA45U","properties":{"formattedCitation":"(2)","plainCitation":"(2)","noteIndex":0},"citationItems":[{"id":48,"uris":["http://zotero.org/users/local/dRJOFA2S/items/M2H78JED"],"itemData":{"id":48,"type":"webpage","container-title":"Agency for Clinical Innovation","language":"en","note":"Last Modified: 2020-11-20T21:11:04+11:00\npublisher: Agency for Clinical Innovation (ACI)","title":"Trauma system","URL":"https://aci.health.nsw.gov.au/networks/institute-of-trauma-and-injury-management/clinical/trauma_system","author":[{"family":"Innovation","given":"Agency for Clinical"}],"accessed":{"date-parts":[["2023",1,26]]},"issued":{"date-parts":[["2014",10,2]]}}}],"schema":"https://github.com/citation-style-language/schema/raw/master/csl-citation.json"}</w:instrText>
      </w:r>
      <w:r>
        <w:rPr>
          <w:lang w:val="en-GB"/>
        </w:rPr>
      </w:r>
      <w:r>
        <w:rPr>
          <w:lang w:val="en-GB"/>
        </w:rPr>
        <w:fldChar w:fldCharType="separate"/>
      </w:r>
      <w:r>
        <w:rPr>
          <w:lang w:val="en-GB"/>
        </w:rPr>
        <w:t>(2)</w:t>
      </w:r>
      <w:r>
        <w:rPr>
          <w:lang w:val="en-GB"/>
        </w:rPr>
      </w:r>
      <w:r>
        <w:rPr>
          <w:lang w:val="en-GB"/>
        </w:rPr>
        <w:fldChar w:fldCharType="end"/>
      </w:r>
      <w:r>
        <w:rPr>
          <w:lang w:val="en-GB"/>
        </w:rPr>
        <w:t xml:space="preserve">. </w:t>
      </w:r>
    </w:p>
    <w:p>
      <w:pPr>
        <w:pStyle w:val="Brdtext1"/>
        <w:rPr>
          <w:lang w:val="en-GB"/>
        </w:rPr>
      </w:pPr>
      <w:r>
        <w:rPr>
          <w:lang w:val="en-GB"/>
        </w:rPr>
      </w:r>
    </w:p>
    <w:p>
      <w:pPr>
        <w:pStyle w:val="Brdtext1"/>
        <w:rPr>
          <w:i/>
          <w:i/>
          <w:iCs/>
          <w:lang w:val="en-GB"/>
        </w:rPr>
      </w:pPr>
      <w:r>
        <w:rPr>
          <w:i/>
          <w:iCs/>
          <w:lang w:val="en-GB"/>
        </w:rPr>
        <w:t>Trauma centres</w:t>
      </w:r>
    </w:p>
    <w:p>
      <w:pPr>
        <w:pStyle w:val="Brdtext1"/>
        <w:rPr>
          <w:lang w:val="en-GB"/>
        </w:rPr>
      </w:pPr>
      <w:r>
        <w:rPr>
          <w:lang w:val="en-GB"/>
        </w:rPr>
        <w:t xml:space="preserve">Trauma centres are specialized medical facilities that meet specific criteria established by the ACS. There are five levels of trauma centres, where each level refers to the kind of resources available at the centre and number of patients admitted yearly. Level 1 trauma centres provide the highest level of care and should be equipped for every aspect of injury around the clock. </w:t>
      </w:r>
      <w:r>
        <w:fldChar w:fldCharType="begin"/>
      </w:r>
      <w:r>
        <w:rPr>
          <w:lang w:val="en-GB"/>
        </w:rPr>
        <w:instrText>ADDIN ZOTERO_ITEM CSL_CITATION {"citationID":"cgURjVQE","properties":{"formattedCitation":"(13)","plainCitation":"(13)","noteIndex":0},"citationItems":[{"id":120,"uris":["http://zotero.org/users/local/dRJOFA2S/items/WN5UWAWL"],"itemData":{"id":120,"type":"webpage","title":"Trauma Center Levels Explained - American Trauma Society","URL":"https://www.amtrauma.org/page/traumalevels","accessed":{"date-parts":[["2023",3,7]]}}}],"schema":"https://github.com/citation-style-language/schema/raw/master/csl-citation.json"}</w:instrText>
      </w:r>
      <w:r>
        <w:rPr>
          <w:lang w:val="en-GB"/>
        </w:rPr>
      </w:r>
      <w:r>
        <w:rPr>
          <w:lang w:val="en-GB"/>
        </w:rPr>
        <w:fldChar w:fldCharType="separate"/>
      </w:r>
      <w:r>
        <w:rPr>
          <w:lang w:val="en-GB"/>
        </w:rPr>
        <w:t>(13)</w:t>
      </w:r>
      <w:r>
        <w:rPr>
          <w:lang w:val="en-GB"/>
        </w:rPr>
      </w:r>
      <w:r>
        <w:rPr>
          <w:lang w:val="en-GB"/>
        </w:rPr>
        <w:fldChar w:fldCharType="end"/>
      </w:r>
      <w:r>
        <w:rPr>
          <w:lang w:val="en-GB"/>
        </w:rPr>
        <w:t xml:space="preserve"> Apart from medical resources such as operating rooms, standby trauma teams, imaging and well-stocked blood banks, level-1 trauma centres should engage in quality assessments and improvement programs for trauma care. </w:t>
      </w:r>
      <w:r>
        <w:fldChar w:fldCharType="begin"/>
      </w:r>
      <w:r>
        <w:rPr>
          <w:lang w:val="en-GB"/>
        </w:rPr>
        <w:instrText>ADDIN ZOTERO_ITEM CSL_CITATION {"citationID":"9VSoDlQE","properties":{"formattedCitation":"(14)","plainCitation":"(14)","noteIndex":0},"citationItems":[{"id":124,"uris":["http://zotero.org/users/local/dRJOFA2S/items/3E9MB6SH"],"itemData":{"id":124,"type":"webpage","abstract":"Wellstar is soon closing Atlanta Medical Center, meaning Georgia will soon have only four Level 1 trauma centers.","container-title":"https://www.atlantanewsfirst.com","language":"en","note":"section: Health","title":"What is a Level 1 trauma center?","URL":"https://www.atlantanewsfirst.com/2022/09/01/what-is-level-1-trauma-center/","author":[{"family":"Darnell","given":"Tim"}],"accessed":{"date-parts":[["2023",3,12]]}}}],"schema":"https://github.com/citation-style-language/schema/raw/master/csl-citation.json"}</w:instrText>
      </w:r>
      <w:r>
        <w:rPr>
          <w:lang w:val="en-GB"/>
        </w:rPr>
      </w:r>
      <w:r>
        <w:rPr>
          <w:lang w:val="en-GB"/>
        </w:rPr>
        <w:fldChar w:fldCharType="separate"/>
      </w:r>
      <w:r>
        <w:rPr>
          <w:lang w:val="en-GB"/>
        </w:rPr>
        <w:t>(14)</w:t>
      </w:r>
      <w:r>
        <w:rPr>
          <w:lang w:val="en-GB"/>
        </w:rPr>
      </w:r>
      <w:r>
        <w:rPr>
          <w:lang w:val="en-GB"/>
        </w:rPr>
        <w:fldChar w:fldCharType="end"/>
      </w:r>
    </w:p>
    <w:p>
      <w:pPr>
        <w:pStyle w:val="Brdtext1"/>
        <w:rPr>
          <w:lang w:val="en-GB"/>
        </w:rPr>
      </w:pPr>
      <w:r>
        <w:rPr>
          <w:lang w:val="en-GB"/>
        </w:rPr>
      </w:r>
    </w:p>
    <w:p>
      <w:pPr>
        <w:pStyle w:val="Brdtext1"/>
        <w:rPr>
          <w:i/>
          <w:i/>
          <w:iCs/>
          <w:lang w:val="en-GB"/>
        </w:rPr>
      </w:pPr>
      <w:r>
        <w:rPr>
          <w:i/>
          <w:iCs/>
          <w:lang w:val="en-GB"/>
        </w:rPr>
        <w:t xml:space="preserve">M&amp;M conferences </w:t>
      </w:r>
    </w:p>
    <w:p>
      <w:pPr>
        <w:pStyle w:val="Brdtext1"/>
        <w:rPr>
          <w:lang w:val="en-GB"/>
        </w:rPr>
      </w:pPr>
      <w:r>
        <w:rPr>
          <w:lang w:val="en-GB"/>
        </w:rPr>
        <w:t xml:space="preserve">As part of TQIP, all trauma centres should have recurring Mortality and Morbidity (M&amp;M) conferences. At these meetings, a multidisciplinary team of qualified doctors and nurses perform a per review on selected patient cases to establish whether death could have been prevented and/or any other errors in the care have occurred. The members of the multidisciplinary are assigned by the hospital and should not have participated in the direct care of the patient </w:t>
      </w:r>
      <w:r>
        <w:fldChar w:fldCharType="begin"/>
      </w:r>
      <w:r>
        <w:rPr>
          <w:lang w:val="en-GB"/>
        </w:rPr>
        <w:instrText>ADDIN ZOTERO_ITEM CSL_CITATION {"citationID":"ODBejneZ","properties":{"formattedCitation":"(15)","plainCitation":"(15)","noteIndex":0},"citationItems":[{"id":168,"uris":["http://zotero.org/users/local/dRJOFA2S/items/CLMV27ML"],"itemData":{"id":168,"type":"article-journal","language":"en","source":"Zotero","title":"Conducting effective Morbidity and Mortality Meetings for improved patient care"}}],"schema":"https://github.com/citation-style-language/schema/raw/master/csl-citation.json"}</w:instrText>
      </w:r>
      <w:r>
        <w:rPr>
          <w:lang w:val="en-GB"/>
        </w:rPr>
      </w:r>
      <w:r>
        <w:rPr>
          <w:lang w:val="en-GB"/>
        </w:rPr>
        <w:fldChar w:fldCharType="separate"/>
      </w:r>
      <w:r>
        <w:rPr>
          <w:lang w:val="en-GB"/>
        </w:rPr>
        <w:t>(15)</w:t>
      </w:r>
      <w:r>
        <w:rPr>
          <w:lang w:val="en-GB"/>
        </w:rPr>
      </w:r>
      <w:r>
        <w:rPr>
          <w:lang w:val="en-GB"/>
        </w:rPr>
        <w:fldChar w:fldCharType="end"/>
      </w:r>
      <w:r>
        <w:rPr>
          <w:lang w:val="en-GB"/>
        </w:rPr>
        <w:t xml:space="preserve">. The aim of the conference is to identify opportunities for improvement and subsequent actions that can be taken to improve future care </w:t>
      </w:r>
      <w:r>
        <w:fldChar w:fldCharType="begin"/>
      </w:r>
      <w:r>
        <w:rPr>
          <w:lang w:val="en-GB"/>
        </w:rPr>
        <w:instrText>ADDIN ZOTERO_ITEM CSL_CITATION {"citationID":"O0zxgbRG","properties":{"formattedCitation":"(16)","plainCitation":"(16)","noteIndex":0},"citationItems":[{"id":64,"uris":["http://zotero.org/users/local/dRJOFA2S/items/NFBYVVYG"],"itemData":{"id":64,"type":"webpage","title":"Analysis of Preventable Trauma Deaths and Opportunities for Trauma Care Improvement in Utah","URL":"https://oce-ovid-com.proxy.kib.ki.se/article/00005373-201104000-00032/HTML","accessed":{"date-parts":[["2023",1,30]]}}}],"schema":"https://github.com/citation-style-language/schema/raw/master/csl-citation.json"}</w:instrText>
      </w:r>
      <w:r>
        <w:rPr>
          <w:lang w:val="en-GB"/>
        </w:rPr>
      </w:r>
      <w:r>
        <w:rPr>
          <w:lang w:val="en-GB"/>
        </w:rPr>
        <w:fldChar w:fldCharType="separate"/>
      </w:r>
      <w:r>
        <w:rPr>
          <w:lang w:val="en-GB"/>
        </w:rPr>
        <w:t>(16)</w:t>
      </w:r>
      <w:r>
        <w:rPr>
          <w:lang w:val="en-GB"/>
        </w:rPr>
      </w:r>
      <w:r>
        <w:rPr>
          <w:lang w:val="en-GB"/>
        </w:rPr>
        <w:fldChar w:fldCharType="end"/>
      </w:r>
      <w:r>
        <w:rPr>
          <w:lang w:val="en-GB"/>
        </w:rPr>
        <w:t xml:space="preserve">. Conducting M&amp;M-conferences within 30 days after trauma has been used as a quality measure of care, and should be an integrated part of care at all level-1 trauma centres </w:t>
      </w:r>
      <w:r>
        <w:fldChar w:fldCharType="begin"/>
      </w:r>
      <w:r>
        <w:rPr>
          <w:lang w:val="en-GB"/>
        </w:rPr>
        <w:instrText>ADDIN ZOTERO_ITEM CSL_CITATION {"citationID":"PBaMcF2n","properties":{"formattedCitation":"(17)","plainCitation":"(17)","noteIndex":0},"citationItems":[{"id":19,"uris":["http://zotero.org/users/local/dRJOFA2S/items/RZRPJ7L5"],"itemData":{"id":19,"type":"post-weblog","language":"sv-SE","title":"Förtydligad definition av variabeln ”Genomförd dödsfallsanalys” | SweTrau","URL":"https://rcsyd.se/swetrau/blog/nyheter/fortydligad-definition-av-variabeln-genomford-dodsfallsanalys","accessed":{"date-parts":[["2023",1,19]]}}}],"schema":"https://github.com/citation-style-language/schema/raw/master/csl-citation.json"}</w:instrText>
      </w:r>
      <w:r>
        <w:rPr>
          <w:lang w:val="en-GB"/>
        </w:rPr>
      </w:r>
      <w:r>
        <w:rPr>
          <w:lang w:val="en-GB"/>
        </w:rPr>
        <w:fldChar w:fldCharType="separate"/>
      </w:r>
      <w:r>
        <w:rPr>
          <w:lang w:val="en-GB"/>
        </w:rPr>
        <w:t>(17)</w:t>
      </w:r>
      <w:r>
        <w:rPr>
          <w:lang w:val="en-GB"/>
        </w:rPr>
      </w:r>
      <w:r>
        <w:rPr>
          <w:lang w:val="en-GB"/>
        </w:rPr>
        <w:fldChar w:fldCharType="end"/>
      </w:r>
      <w:r>
        <w:rPr>
          <w:lang w:val="en-GB"/>
        </w:rPr>
        <w:t>.</w:t>
      </w:r>
    </w:p>
    <w:p>
      <w:pPr>
        <w:pStyle w:val="Brdtext1"/>
        <w:rPr>
          <w:lang w:val="en-GB"/>
        </w:rPr>
      </w:pPr>
      <w:r>
        <w:rPr>
          <w:lang w:val="en-GB"/>
        </w:rPr>
      </w:r>
    </w:p>
    <w:p>
      <w:pPr>
        <w:pStyle w:val="Heading3"/>
        <w:rPr>
          <w:bCs/>
          <w:lang w:val="en-GB"/>
        </w:rPr>
      </w:pPr>
      <w:r>
        <w:rPr>
          <w:lang w:val="en-GB"/>
        </w:rPr>
        <w:t xml:space="preserve">Opportunities for improvement </w:t>
      </w:r>
    </w:p>
    <w:p>
      <w:pPr>
        <w:pStyle w:val="Brdtext1"/>
        <w:rPr>
          <w:lang w:val="en-GB"/>
        </w:rPr>
      </w:pPr>
      <w:r>
        <w:rPr>
          <w:lang w:val="en-GB"/>
        </w:rPr>
        <w:t xml:space="preserve">Opportunities for improvement (OFI) is an established concept within trauma care evaluation and can be defined as all deficiencies or aberrations from guidelines at any stage of care in a trauma system that could be avoided through optimized action </w:t>
      </w:r>
      <w:r>
        <w:fldChar w:fldCharType="begin"/>
      </w:r>
      <w:r>
        <w:rPr>
          <w:lang w:val="en-GB"/>
        </w:rPr>
        <w:instrText>ADDIN ZOTERO_ITEM CSL_CITATION {"citationID":"J4EKQTTJ","properties":{"formattedCitation":"(18)","plainCitation":"(18)","noteIndex":0},"citationItems":[{"id":37,"uris":["http://zotero.org/users/local/dRJOFA2S/items/W42UM6SE"],"itemData":{"id":37,"type":"article-journal","language":"en","source":"Zotero","title":"TRAUMA PERFORMANCE IMPROVEMENT PLAN 2016","author":[{"family":"Bixby","given":"Starlett"},{"family":"Torres","given":"Denise"}]}}],"schema":"https://github.com/citation-style-language/schema/raw/master/csl-citation.json"}</w:instrText>
      </w:r>
      <w:r>
        <w:rPr>
          <w:lang w:val="en-GB"/>
        </w:rPr>
      </w:r>
      <w:r>
        <w:rPr>
          <w:lang w:val="en-GB"/>
        </w:rPr>
        <w:fldChar w:fldCharType="separate"/>
      </w:r>
      <w:r>
        <w:rPr>
          <w:lang w:val="en-GB"/>
        </w:rPr>
        <w:t>(18)</w:t>
      </w:r>
      <w:r>
        <w:rPr>
          <w:lang w:val="en-GB"/>
        </w:rPr>
      </w:r>
      <w:r>
        <w:rPr>
          <w:lang w:val="en-GB"/>
        </w:rPr>
        <w:fldChar w:fldCharType="end"/>
      </w:r>
      <w:r>
        <w:rPr>
          <w:lang w:val="en-GB"/>
        </w:rPr>
        <w:t xml:space="preserve">. Teixeria et al. and O’Reilly have composed categories of specific OFIs that are recurrent within trauam care: Clinical judgement error, delay in treatment, inappropriate treatment, missed diagnosis and other </w:t>
      </w:r>
      <w:r>
        <w:fldChar w:fldCharType="begin"/>
      </w:r>
      <w:r>
        <w:rPr>
          <w:lang w:val="en-GB"/>
        </w:rPr>
        <w:instrText>ADDIN ZOTERO_ITEM CSL_CITATION {"citationID":"JlVjAC6G","properties":{"formattedCitation":"(19,20)","plainCitation":"(19,20)","noteIndex":0},"citationItems":[{"id":72,"uris":["http://zotero.org/users/local/dRJOFA2S/items/WXERPQHE"],"itemData":{"id":72,"type":"article-journal","abstract":"Bleeding is the leading cause of preventable death after injury. This retrospective study aimed to characterize opportunities for performance improvement (OPIs) identified in patients who died from bleeding and were considered by the quality improvement system of a major trauma centre.All trauma deaths in 2006–2010 were discussed at the trauma morbidity and mortality meeting. Deaths from haemorrhage were identified and subjected to qualitative and quantitative evaluation. OPIs were identified and remedial action was taken.During the study interval there were 7511 trauma team activations; 423 patients died. Haemorrhage was the second most common cause of death, in 112 patients, and made a substantial contribution to death in a further 15. For 84 of these 127 patients, a total of 150 OPIs were identified. Most arose in the emergency department, but involved personnel from many departments. Problems with decision-making were more common than errors in technical skill. OPIs frequently involved the decision between surgery, radiology and further investigation. Delayed and inappropriate surgery occurred even when investigation and diagnosis were appropriate. The mortality rate among patients presenting in shock fell significantly over the study interval (P &amp;lt; 0·026).Problems with judgement are more common than those of skill. Death from traumatic haemorrhage is associated with identifiable, remediable failures in care. The implementation of a systematic trauma quality improvement system was associated with a fall in the mortality rate among patients presenting in shock.","container-title":"British Journal of Surgery","DOI":"10.1002/bjs.9096","ISSN":"0007-1323","issue":"6","journalAbbreviation":"British Journal of Surgery","page":"749-755","source":"Silverchair","title":"Opportunities for improvement in the management of patients who die from haemorrhage after trauma","volume":"100","author":[{"family":"O'Reilly","given":"D"},{"family":"Mahendran","given":"K"},{"family":"West","given":"A"},{"family":"Shirley","given":"P"},{"family":"Walsh","given":"M"},{"family":"Tai","given":"N"}],"issued":{"date-parts":[["2013",5,1]]}}},{"id":131,"uris":["http://zotero.org/users/local/dRJOFA2S/items/BXJQF5W4"],"itemData":{"id":131,"type":"article-journal","container-title":"Journal of Trauma: Injury, Infection &amp; Critical Care","DOI":"10.1097/TA.0b013e31815078ae","ISSN":"0022-5282","issue":"6","language":"en","page":"1338-1347","source":"DOI.org (Crossref)","title":"Preventable or Potentially Preventable Mortality at a Mature Trauma Center","volume":"63","author":[{"family":"Teixeira","given":"Pedro G. R."},{"family":"Inaba","given":"Kenji"},{"family":"Hadjizacharia","given":"Pantelis"},{"family":"Brown","given":"Carlos"},{"family":"Salim","given":"Ali"},{"family":"Rhee","given":"Peter"},{"family":"Browder","given":"Timothy"},{"family":"Noguchi","given":"Thomas T."},{"family":"Demetriades","given":"Demetrios"}],"issued":{"date-parts":[["2007",12]]}}}],"schema":"https://github.com/citation-style-language/schema/raw/master/csl-citation.json"}</w:instrText>
      </w:r>
      <w:r>
        <w:rPr>
          <w:lang w:val="en-GB"/>
        </w:rPr>
      </w:r>
      <w:r>
        <w:rPr>
          <w:lang w:val="en-GB"/>
        </w:rPr>
        <w:fldChar w:fldCharType="separate"/>
      </w:r>
      <w:r>
        <w:rPr>
          <w:lang w:val="en-GB"/>
        </w:rPr>
        <w:t>(19,20)</w:t>
      </w:r>
      <w:r>
        <w:rPr>
          <w:lang w:val="en-GB"/>
        </w:rPr>
      </w:r>
      <w:r>
        <w:rPr>
          <w:lang w:val="en-GB"/>
        </w:rPr>
        <w:fldChar w:fldCharType="end"/>
      </w:r>
      <w:r>
        <w:rPr>
          <w:lang w:val="en-GB"/>
        </w:rPr>
        <w:t xml:space="preserve">.  OFIs can be identified regardless of whether patient outcome is in line with what could have been expected or not. </w:t>
      </w:r>
    </w:p>
    <w:p>
      <w:pPr>
        <w:pStyle w:val="Brdtext1"/>
        <w:rPr>
          <w:lang w:val="en-GB"/>
        </w:rPr>
      </w:pPr>
      <w:r>
        <w:rPr>
          <w:lang w:val="en-GB"/>
        </w:rPr>
      </w:r>
    </w:p>
    <w:p>
      <w:pPr>
        <w:pStyle w:val="Brdtext1"/>
        <w:rPr>
          <w:lang w:val="en-GB"/>
        </w:rPr>
      </w:pPr>
      <w:r>
        <w:rPr>
          <w:lang w:val="en-GB"/>
        </w:rPr>
        <w:t>In events where trauma leads to death, mortality can be categorised as either possibly preventable, preventable or non-preventable, where preventable mortality is defined as loss of life that likely would have been avoided if one or more errors in the trauma system would have been corrected (</w:t>
      </w:r>
      <w:r>
        <w:fldChar w:fldCharType="begin"/>
      </w:r>
      <w:r>
        <w:rPr>
          <w:lang w:val="en-GB"/>
        </w:rPr>
        <w:instrText>ADDIN ZOTERO_ITEM CSL_CITATION {"citationID":"dpKw9E7y","properties":{"formattedCitation":"(21)","plainCitation":"(21)","noteIndex":0},"citationItems":[{"id":69,"uris":["http://zotero.org/users/local/dRJOFA2S/items/2ZZ3TRZV"],"itemData":{"id":69,"type":"article-journal","abstract":"Background\nQuality improvement (QI) programs have shown to reduce preventable mortality in trauma care. Detailed review of all trauma deaths is a time and resource consuming process and calculated probability of survival (Ps) has been proposed as audit filter. Review is limited on deaths that were ‘expected to survive’. However no Ps-based algorithm has been validated and no study has examined elements of preventability associated with deaths classified as ‘expected’. The objective of this study was to examine whether trauma performance review can be streamlined using existing mortality prediction tools without missing important areas for improvement.\nMethods\nWe conducted a retrospective study of all trauma deaths reviewed by our trauma QI program. Deaths were classified into non-preventable, possibly preventable, probably preventable or preventable. Opportunities for improvement (OPIs) involve failure in the process of care and were classified into clinical and system deviations from standards of care. TRISS and PS were used for calculation of probability of survival. Peer-review charts were reviewed by a single investigator.\nResults\nOver 8 years, 626 patients were included. One third showed elements of preventability and 4% were preventable. Preventability occurred across the entire range of the calculated Ps band. Limiting review to unexpected deaths would have missed over 50% of all preventability issues and a third of preventable deaths. 37% of patients showed opportunities for improvement (OPIs). Neither TRISS nor PS allowed for reliable identification of OPIs and limiting peer-review to patients with unexpected deaths would have missed close to 60% of all issues in care.\nConclusions\nTRISS and PS fail to identify a significant proportion of avoidable deaths and miss important opportunities for process and system improvement. Based on this, all trauma deaths should be subjected to expert panel review in order to aim at a maximal output of performance improvement programs.","container-title":"Injury","DOI":"10.1016/j.injury.2016.05.042","ISSN":"0020-1383","issue":"9","journalAbbreviation":"Injury","language":"en","page":"1960-1965","source":"ScienceDirect","title":"Survival prediction algorithms miss significant opportunities for improvement if used for case selection in trauma quality improvement programs","volume":"47","author":[{"family":"Heim","given":"Catherine"},{"family":"Cole","given":"Elaine"},{"family":"West","given":"Anita"},{"family":"Tai","given":"Nigel"},{"family":"Brohi","given":"Karim"}],"issued":{"date-parts":[["2016",9,1]]}}}],"schema":"https://github.com/citation-style-language/schema/raw/master/csl-citation.json"}</w:instrText>
      </w:r>
      <w:r>
        <w:rPr>
          <w:lang w:val="en-GB"/>
        </w:rPr>
      </w:r>
      <w:r>
        <w:rPr>
          <w:lang w:val="en-GB"/>
        </w:rPr>
        <w:fldChar w:fldCharType="separate"/>
      </w:r>
      <w:r>
        <w:rPr>
          <w:lang w:val="en-GB"/>
        </w:rPr>
        <w:t>(21)</w:t>
      </w:r>
      <w:r>
        <w:rPr>
          <w:lang w:val="en-GB"/>
        </w:rPr>
      </w:r>
      <w:r>
        <w:rPr>
          <w:lang w:val="en-GB"/>
        </w:rPr>
        <w:fldChar w:fldCharType="end"/>
      </w:r>
      <w:r>
        <w:rPr>
          <w:lang w:val="en-GB"/>
        </w:rPr>
        <w:t xml:space="preserve">. More specifically, </w:t>
      </w:r>
      <w:r>
        <w:rPr>
          <w:i/>
          <w:iCs/>
          <w:lang w:val="en-GB"/>
        </w:rPr>
        <w:t>(1)</w:t>
      </w:r>
      <w:r>
        <w:rPr>
          <w:lang w:val="en-GB"/>
        </w:rPr>
        <w:t xml:space="preserve"> the injuries of the patients must have been survivable, </w:t>
      </w:r>
      <w:r>
        <w:rPr>
          <w:i/>
          <w:iCs/>
          <w:lang w:val="en-GB"/>
        </w:rPr>
        <w:t>(2)</w:t>
      </w:r>
      <w:r>
        <w:rPr>
          <w:lang w:val="en-GB"/>
        </w:rPr>
        <w:t xml:space="preserve"> the care delivered has been suboptimal and </w:t>
      </w:r>
      <w:r>
        <w:rPr>
          <w:i/>
          <w:iCs/>
          <w:lang w:val="en-GB"/>
        </w:rPr>
        <w:t>(3)</w:t>
      </w:r>
      <w:r>
        <w:rPr>
          <w:lang w:val="en-GB"/>
        </w:rPr>
        <w:t xml:space="preserve"> the errors in care can be directly or indirectly derived to the death of the patient </w:t>
      </w:r>
      <w:r>
        <w:fldChar w:fldCharType="begin"/>
      </w:r>
      <w:r>
        <w:rPr>
          <w:lang w:val="en-GB"/>
        </w:rPr>
        <w:instrText>ADDIN ZOTERO_ITEM CSL_CITATION {"citationID":"M2a12DRG","properties":{"formattedCitation":"(17,18)","plainCitation":"(17,18)","dontUpdate":true,"noteIndex":0},"citationItems":[{"id":131,"uris":["http://zotero.org/users/local/dRJOFA2S/items/BXJQF5W4"],"itemData":{"id":131,"type":"article-journal","container-title":"Journal of Trauma: Injury, Infection &amp; Critical Care","DOI":"10.1097/TA.0b013e31815078ae","ISSN":"0022-5282","issue":"6","language":"en","page":"1338-1347","source":"DOI.org (Crossref)","title":"Preventable or Potentially Preventable Mortality at a Mature Trauma Center","volume":"63","author":[{"family":"Teixeira","given":"Pedro G. R."},{"family":"Inaba","given":"Kenji"},{"family":"Hadjizacharia","given":"Pantelis"},{"family":"Brown","given":"Carlos"},{"family":"Salim","given":"Ali"},{"family":"Rhee","given":"Peter"},{"family":"Browder","given":"Timothy"},{"family":"Noguchi","given":"Thomas T."},{"family":"Demetriades","given":"Demetrios"}],"issued":{"date-parts":[["2007",12]]}}},{"id":75,"uris":["http://zotero.org/users/local/dRJOFA2S/items/4TFQDWUP"],"itemData":{"id":75,"type":"article-journal","abstract":"Background\nThe care of rural trauma patients in northern Alberta can be extremely challenging because of the vast geographic area, the limited access to health care facilities and the lack of adequate resources to manage severe injuries. Identifying gaps in equipment and personnel in rural centres can provide opportunities for improving the care of injured patients in these environments. We conducted a survey based on Canadian Accreditation Council quality indicators to evaluate trauma infrastructure and human resources in rural centres across northern Alberta.\n\nMethods\nA standardized survey was developed to assess the availability of trauma-specific equipment and personnel across the prehospital and emergency department (ED) settings. The survey was distributed to 50 peripheral hospitals biannually from January 2017 to September 2018. Two-tailed paired t tests were used to evaluate changes in survey responses; a p value of less than 0.05 was considered statistically significant.\n\nResults\nThe survey response rate was 100%. By the end of the study period, there were significant improvements in the number of providers (p = 0.04), nurses (p = 0.01) and dedicated trauma resuscitation bays (p = 0.04) in the ED for managing injured patients. There were also significant increases in the availability of equipment, including advanced airway management tools (p = 0.02), rapid infusion devices (p = 0.02) and warmers (p = 0.04). Access to x-ray equipment (p = 0.03) and computed tomography (CT) scanners (p = 0.04) as well as equipment to support telehealth and teleconferencing (p = 0.04) increased during the study period. Access to, and supply of, blood products also increased significantly (p = 0.02) during the study period.\n\nConclusion\nOur study demonstrates that the trauma resources of rural health care centres may be evaluated in a standardized fashion centres, and the results point to opportunities to remedy gaps in equipment and personnel. Our methods may be applied to any trauma network that serves geographically large areas with a sparse distribution of health care facilities, to provide critical information for the optimization of resources in rural trauma.","container-title":"Canadian Journal of Surgery","DOI":"10.1503/cjs.007119","ISSN":"0008-428X","issue":"5","journalAbbreviation":"Can J Surg","note":"PMID: 32856887\nPMCID: PMC7608714","page":"E383-E390","source":"PubMed Central","title":"Evaluation of trauma resources in rural northern Alberta identifies opportunities for improvement","volume":"63","author":[{"family":"Jiang","given":"Henry Y."},{"family":"MacLean","given":"Alyssa"},{"family":"Yoon","given":"Jenny"},{"family":"Hughes","given":"Susan"},{"family":"Kim","given":"Michael J."},{"family":"Anantha","given":"Ram V."},{"family":"Widder","given":"Sandy L."}],"issued":{"date-parts":[["2020",10]]}}}],"schema":"https://github.com/citation-style-language/schema/raw/master/csl-citation.json"}</w:instrText>
      </w:r>
      <w:r>
        <w:rPr>
          <w:lang w:val="en-GB"/>
        </w:rPr>
      </w:r>
      <w:r>
        <w:rPr>
          <w:lang w:val="en-GB"/>
        </w:rPr>
        <w:fldChar w:fldCharType="separate"/>
      </w:r>
      <w:r>
        <w:rPr>
          <w:lang w:val="en-GB"/>
        </w:rPr>
      </w:r>
      <w:r>
        <w:rPr>
          <w:lang w:val="en-GB"/>
        </w:rPr>
      </w:r>
      <w:r>
        <w:rPr>
          <w:lang w:val="en-GB"/>
        </w:rPr>
        <w:fldChar w:fldCharType="end"/>
      </w:r>
      <w:r>
        <w:rPr>
          <w:lang w:val="en-GB"/>
        </w:rPr>
        <w:t xml:space="preserve">(17,18). </w:t>
      </w:r>
    </w:p>
    <w:p>
      <w:pPr>
        <w:pStyle w:val="Brdtext1"/>
        <w:rPr>
          <w:lang w:val="en-GB"/>
        </w:rPr>
      </w:pPr>
      <w:r>
        <w:rPr>
          <w:lang w:val="en-GB"/>
        </w:rPr>
      </w:r>
    </w:p>
    <w:p>
      <w:pPr>
        <w:pStyle w:val="Heading3"/>
        <w:rPr>
          <w:bCs/>
          <w:lang w:val="en-GB"/>
        </w:rPr>
      </w:pPr>
      <w:r>
        <w:rPr>
          <w:lang w:val="en-GB"/>
        </w:rPr>
        <w:t xml:space="preserve">Current landscape </w:t>
      </w:r>
    </w:p>
    <w:p>
      <w:pPr>
        <w:pStyle w:val="Brdtext1"/>
        <w:rPr>
          <w:lang w:val="en-GB"/>
        </w:rPr>
      </w:pPr>
      <w:r>
        <w:rPr>
          <w:lang w:val="en-GB"/>
        </w:rPr>
        <w:t xml:space="preserve">To date, a variety of studies based on OFIs have been conducted with the aim to identify recurrent errors for specific patient cohorts or trauma facilities. Socioeconomic, cultural and geographic issues, trauma characteristics and healthcare vary between countries and rural/city areas </w:t>
      </w:r>
      <w:r>
        <w:fldChar w:fldCharType="begin"/>
      </w:r>
      <w:r>
        <w:rPr>
          <w:lang w:val="en-GB"/>
        </w:rPr>
        <w:instrText>ADDIN ZOTERO_ITEM CSL_CITATION {"citationID":"dRU32h1A","properties":{"formattedCitation":"(22,23)","plainCitation":"(22,23)","noteIndex":0},"citationItems":[{"id":75,"uris":["http://zotero.org/users/local/dRJOFA2S/items/4TFQDWUP"],"itemData":{"id":75,"type":"article-journal","abstract":"Background\nThe care of rural trauma patients in northern Alberta can be extremely challenging because of the vast geographic area, the limited access to health care facilities and the lack of adequate resources to manage severe injuries. Identifying gaps in equipment and personnel in rural centres can provide opportunities for improving the care of injured patients in these environments. We conducted a survey based on Canadian Accreditation Council quality indicators to evaluate trauma infrastructure and human resources in rural centres across northern Alberta.\n\nMethods\nA standardized survey was developed to assess the availability of trauma-specific equipment and personnel across the prehospital and emergency department (ED) settings. The survey was distributed to 50 peripheral hospitals biannually from January 2017 to September 2018. Two-tailed paired t tests were used to evaluate changes in survey responses; a p value of less than 0.05 was considered statistically significant.\n\nResults\nThe survey response rate was 100%. By the end of the study period, there were significant improvements in the number of providers (p = 0.04), nurses (p = 0.01) and dedicated trauma resuscitation bays (p = 0.04) in the ED for managing injured patients. There were also significant increases in the availability of equipment, including advanced airway management tools (p = 0.02), rapid infusion devices (p = 0.02) and warmers (p = 0.04). Access to x-ray equipment (p = 0.03) and computed tomography (CT) scanners (p = 0.04) as well as equipment to support telehealth and teleconferencing (p = 0.04) increased during the study period. Access to, and supply of, blood products also increased significantly (p = 0.02) during the study period.\n\nConclusion\nOur study demonstrates that the trauma resources of rural health care centres may be evaluated in a standardized fashion centres, and the results point to opportunities to remedy gaps in equipment and personnel. Our methods may be applied to any trauma network that serves geographically large areas with a sparse distribution of health care facilities, to provide critical information for the optimization of resources in rural trauma.","container-title":"Canadian Journal of Surgery","DOI":"10.1503/cjs.007119","ISSN":"0008-428X","issue":"5","journalAbbreviation":"Can J Surg","note":"PMID: 32856887\nPMCID: PMC7608714","page":"E383-E390","source":"PubMed Central","title":"Evaluation of trauma resources in rural northern Alberta identifies opportunities for improvement","volume":"63","author":[{"family":"Jiang","given":"Henry Y."},{"family":"MacLean","given":"Alyssa"},{"family":"Yoon","given":"Jenny"},{"family":"Hughes","given":"Susan"},{"family":"Kim","given":"Michael J."},{"family":"Anantha","given":"Ram V."},{"family":"Widder","given":"Sandy L."}],"issued":{"date-parts":[["2020",10]]}}},{"id":4,"uris":["http://zotero.org/users/local/dRJOFA2S/items/KGBS3VFM"],"itemData":{"id":4,"type":"article-journal","abstract":"Trauma is a major cause of mortality and reduced quality of life. Most trauma-related research originates from trauma centres, and there are limited available data regarding the treatment of trauma patients throughout the Nordic countries. These countries differ from economically similar countries due to their cold climate, mix of rural and urban areas, and the long distances separating many residents from a trauma centre. Research funders and the general public expect trauma research to focus on all links in the treatment chain. Here we conducted a systematic review to assess the amount of trauma-related research from the Nordic countries between January 1995 and April 2018, and the distribution of this research among different countries and different parts of the trauma treatment chain.","container-title":"Scandinavian Journal of Trauma, Resuscitation and Emergency Medicine","DOI":"10.1186/s13049-020-0703-6","ISSN":"1757-7241","issue":"1","journalAbbreviation":"Scandinavian Journal of Trauma, Resuscitation and Emergency Medicine","page":"20","source":"BioMed Central","title":"Trauma research in the Nordic countries, 1995–2018 – a systematic review","volume":"28","author":[{"family":"Jeppesen","given":"Elisabeth"},{"family":"Iversen","given":"Valdemar Vea"},{"family":"Hansen","given":"Ingrid Schrøder"},{"family":"Reierth","given":"Eirik"},{"family":"Wisborg","given":"Torben"}],"issued":{"date-parts":[["2020",3,12]]}}}],"schema":"https://github.com/citation-style-language/schema/raw/master/csl-citation.json"}</w:instrText>
      </w:r>
      <w:r>
        <w:rPr>
          <w:lang w:val="en-GB"/>
        </w:rPr>
      </w:r>
      <w:r>
        <w:rPr>
          <w:lang w:val="en-GB"/>
        </w:rPr>
        <w:fldChar w:fldCharType="separate"/>
      </w:r>
      <w:r>
        <w:rPr>
          <w:lang w:val="en-GB"/>
        </w:rPr>
        <w:t>(22,23)</w:t>
      </w:r>
      <w:r>
        <w:rPr>
          <w:lang w:val="en-GB"/>
        </w:rPr>
      </w:r>
      <w:r>
        <w:rPr>
          <w:lang w:val="en-GB"/>
        </w:rPr>
        <w:fldChar w:fldCharType="end"/>
      </w:r>
      <w:r>
        <w:rPr>
          <w:lang w:val="en-GB"/>
        </w:rPr>
        <w:t xml:space="preserve">. In Sweden surgical care is highly centralised and no uniform national organisation for trauma care is at place. This makes evaluation of competence and performance at site crucial to maintain high quality and avoid unnecessary risks for the patient </w:t>
      </w:r>
      <w:r>
        <w:fldChar w:fldCharType="begin"/>
      </w:r>
      <w:r>
        <w:rPr>
          <w:lang w:val="en-GB"/>
        </w:rPr>
        <w:instrText>ADDIN ZOTERO_ITEM CSL_CITATION {"citationID":"1Bh8MEzL","properties":{"formattedCitation":"(24)","plainCitation":"(24)","noteIndex":0},"citationItems":[{"id":80,"uris":["http://zotero.org/users/local/dRJOFA2S/items/YP5IKSKN"],"itemData":{"id":80,"type":"article-journal","abstract":"Risk-adjusted mortality (RAM) analysis and comparisons of clinically relevant subsets of trauma patients allow hospitals to assess performance in different processes of care. The aim of the study was to develop a RAM model and compare RAM ratio (RAMR) in subsets of severely injured adult patients treated in university hospitals (UHs) and emergency hospitals (EHs) in Sweden.This was a retrospective study of the Swedish trauma registry data (2013 to 2017) comparing RAMR in patients (aged 15 years or older and New Injury Severity Score (NISS) of more than 15) in the total population (TP) and in multisystem blunt (MB), truncal penetrating (PEN), and severe traumatic brain injury (STBI) subsets treated in UHs and EHs. The RAM model included the variables age, NISS, ASA Physical Status Classification System Score, and physiology on arrival.In total, 6690 patients were included in the study (4485 from UHs and 2205 from EHs). The logistic regression model showed a good fit. RAMR was 4.0, 3.8, 7.4, and 8.5 percentage points lower in UH versus EH for TP (P &amp;lt; 0.001), MB (P &amp;lt; 0.001), PEN (P = 0.096), and STBI (P = 0.005), respectively. The TP and MB subsets were subgrouped in with (+) and without (−) traumatic brain injury (TBI). RAMR was 7.5 and 7.0, respectively, percentage points lower in UHs than in EHs in TP + TBI and MB + TBI (both P &amp;lt; 0.001). In the TP–TBI (P = 0.027) and MB–TBI (P = 0.107) subsets the RAMR was 1.6 and 1.8 percentage points lower, respectively.The lower RAMR in UHs versus EH were due to differences in TBI-related mortality. No evidence supported that Swedish EHs provide inferior quality of care for trauma patients without TBI or for patients with penetrating injuries.","container-title":"BJS Open","DOI":"10.1093/bjsopen/zrac017","ISSN":"2474-9842","issue":"2","journalAbbreviation":"BJS Open","page":"zrac017","source":"Silverchair","title":"Risk-adjusted mortality in severely injured adult trauma patients in Sweden","volume":"6","author":[{"family":"Strömmer","given":"Lovisa"},{"family":"Lundgren","given":"Fredrik"},{"family":"Ghorbani","given":"Poya"},{"family":"Troëng","given":"Thomas"}],"issued":{"date-parts":[["2022",4,1]]}}}],"schema":"https://github.com/citation-style-language/schema/raw/master/csl-citation.json"}</w:instrText>
      </w:r>
      <w:r>
        <w:rPr>
          <w:lang w:val="en-GB"/>
        </w:rPr>
      </w:r>
      <w:r>
        <w:rPr>
          <w:lang w:val="en-GB"/>
        </w:rPr>
        <w:fldChar w:fldCharType="separate"/>
      </w:r>
      <w:r>
        <w:rPr>
          <w:lang w:val="en-GB"/>
        </w:rPr>
        <w:t>(24)</w:t>
      </w:r>
      <w:r>
        <w:rPr>
          <w:lang w:val="en-GB"/>
        </w:rPr>
      </w:r>
      <w:r>
        <w:rPr>
          <w:lang w:val="en-GB"/>
        </w:rPr>
        <w:fldChar w:fldCharType="end"/>
      </w:r>
      <w:r>
        <w:rPr>
          <w:lang w:val="en-GB"/>
        </w:rPr>
        <w:t xml:space="preserve">. Sweden further stand out from other western countries with cold climate, fewer cases of serious trauma annually and long distances to trauma centres, as few hospitals are equipped to treat level-1 trauma patients </w:t>
      </w:r>
      <w:r>
        <w:fldChar w:fldCharType="begin"/>
      </w:r>
      <w:r>
        <w:rPr>
          <w:lang w:val="en-GB"/>
        </w:rPr>
        <w:instrText>ADDIN ZOTERO_ITEM CSL_CITATION {"citationID":"6UYJyz3Q","properties":{"formattedCitation":"(23,25)","plainCitation":"(23,25)","noteIndex":0},"citationItems":[{"id":4,"uris":["http://zotero.org/users/local/dRJOFA2S/items/KGBS3VFM"],"itemData":{"id":4,"type":"article-journal","abstract":"Trauma is a major cause of mortality and reduced quality of life. Most trauma-related research originates from trauma centres, and there are limited available data regarding the treatment of trauma patients throughout the Nordic countries. These countries differ from economically similar countries due to their cold climate, mix of rural and urban areas, and the long distances separating many residents from a trauma centre. Research funders and the general public expect trauma research to focus on all links in the treatment chain. Here we conducted a systematic review to assess the amount of trauma-related research from the Nordic countries between January 1995 and April 2018, and the distribution of this research among different countries and different parts of the trauma treatment chain.","container-title":"Scandinavian Journal of Trauma, Resuscitation and Emergency Medicine","DOI":"10.1186/s13049-020-0703-6","ISSN":"1757-7241","issue":"1","journalAbbreviation":"Scandinavian Journal of Trauma, Resuscitation and Emergency Medicine","page":"20","source":"BioMed Central","title":"Trauma research in the Nordic countries, 1995–2018 – a systematic review","volume":"28","author":[{"family":"Jeppesen","given":"Elisabeth"},{"family":"Iversen","given":"Valdemar Vea"},{"family":"Hansen","given":"Ingrid Schrøder"},{"family":"Reierth","given":"Eirik"},{"family":"Wisborg","given":"Torben"}],"issued":{"date-parts":[["2020",3,12]]}}},{"id":43,"uris":["http://zotero.org/users/local/dRJOFA2S/items/7HE7SCBJ"],"itemData":{"id":43,"type":"article-journal","abstract":"The northern regions of the Nordic countries have common challenges of sparsely populated areas, long distances, and an arctic climate. The aim of this study was to compare the cause and rate of fatal injuries in the northernmost area of the Nordic countries over a 5-year period.","container-title":"BMC Emergency Medicine","DOI":"10.1186/s12873-021-00559-4","ISSN":"1471-227X","issue":"1","journalAbbreviation":"BMC Emerg Med","language":"en","page":"7","source":"Springer Link","title":"Epidemiology of trauma in the subarctic regions of the Nordic countries","volume":"22","author":[{"family":"Steinvik","given":"Tine"},{"family":"Raatiniemi","given":"Lasse"},{"family":"Mogensen","given":"Brynjólfur"},{"family":"Steingrímsdóttir","given":"Guðrún B."},{"family":"Beer","given":"Torfinn"},{"family":"Eriksson","given":"Anders"},{"family":"Dehli","given":"Trond"},{"family":"Wisborg","given":"Torben"},{"family":"Bakke","given":"Håkon Kvåle"}],"issued":{"date-parts":[["2022",1,11]]}}}],"schema":"https://github.com/citation-style-language/schema/raw/master/csl-citation.json"}</w:instrText>
      </w:r>
      <w:r>
        <w:rPr>
          <w:lang w:val="en-GB"/>
        </w:rPr>
      </w:r>
      <w:r>
        <w:rPr>
          <w:lang w:val="en-GB"/>
        </w:rPr>
        <w:fldChar w:fldCharType="separate"/>
      </w:r>
      <w:r>
        <w:rPr>
          <w:lang w:val="en-GB"/>
        </w:rPr>
        <w:t>(23,25)</w:t>
      </w:r>
      <w:r>
        <w:rPr>
          <w:lang w:val="en-GB"/>
        </w:rPr>
      </w:r>
      <w:r>
        <w:rPr>
          <w:lang w:val="en-GB"/>
        </w:rPr>
        <w:fldChar w:fldCharType="end"/>
      </w:r>
      <w:r>
        <w:rPr>
          <w:lang w:val="en-GB"/>
        </w:rPr>
        <w:t xml:space="preserve">. </w:t>
      </w:r>
    </w:p>
    <w:p>
      <w:pPr>
        <w:pStyle w:val="Brdtext1"/>
        <w:rPr>
          <w:lang w:val="en-GB"/>
        </w:rPr>
      </w:pPr>
      <w:r>
        <w:rPr>
          <w:lang w:val="en-GB"/>
        </w:rPr>
      </w:r>
    </w:p>
    <w:p>
      <w:pPr>
        <w:pStyle w:val="Brdtext1"/>
        <w:rPr>
          <w:lang w:val="en-GB"/>
        </w:rPr>
      </w:pPr>
      <w:commentRangeStart w:id="10"/>
      <w:r>
        <w:rPr>
          <w:lang w:val="en-GB"/>
        </w:rPr>
        <w:t xml:space="preserve">These unique characteristics complicate direct translation of results from studies from other economically similar countries. Nordic countries have further been falling behind when it comes to studies on trauma. In the years 2005-2018, 29 trauma studies were published per million residents in Sweden (compared with 52/million in Norway). Of these, only 3% were focused on trauma systems and trauma registers </w:t>
      </w:r>
      <w:r>
        <w:fldChar w:fldCharType="begin"/>
      </w:r>
      <w:r>
        <w:rPr>
          <w:lang w:val="en-GB"/>
        </w:rPr>
        <w:instrText>ADDIN ZOTERO_ITEM CSL_CITATION {"citationID":"E7GyvzLh","properties":{"formattedCitation":"(23)","plainCitation":"(23)","noteIndex":0},"citationItems":[{"id":4,"uris":["http://zotero.org/users/local/dRJOFA2S/items/KGBS3VFM"],"itemData":{"id":4,"type":"article-journal","abstract":"Trauma is a major cause of mortality and reduced quality of life. Most trauma-related research originates from trauma centres, and there are limited available data regarding the treatment of trauma patients throughout the Nordic countries. These countries differ from economically similar countries due to their cold climate, mix of rural and urban areas, and the long distances separating many residents from a trauma centre. Research funders and the general public expect trauma research to focus on all links in the treatment chain. Here we conducted a systematic review to assess the amount of trauma-related research from the Nordic countries between January 1995 and April 2018, and the distribution of this research among different countries and different parts of the trauma treatment chain.","container-title":"Scandinavian Journal of Trauma, Resuscitation and Emergency Medicine","DOI":"10.1186/s13049-020-0703-6","ISSN":"1757-7241","issue":"1","journalAbbreviation":"Scandinavian Journal of Trauma, Resuscitation and Emergency Medicine","page":"20","source":"BioMed Central","title":"Trauma research in the Nordic countries, 1995–2018 – a systematic review","volume":"28","author":[{"family":"Jeppesen","given":"Elisabeth"},{"family":"Iversen","given":"Valdemar Vea"},{"family":"Hansen","given":"Ingrid Schrøder"},{"family":"Reierth","given":"Eirik"},{"family":"Wisborg","given":"Torben"}],"issued":{"date-parts":[["2020",3,12]]}}}],"schema":"https://github.com/citation-style-language/schema/raw/master/csl-citation.json"}</w:instrText>
      </w:r>
      <w:r>
        <w:rPr>
          <w:lang w:val="en-GB"/>
        </w:rPr>
      </w:r>
      <w:r>
        <w:rPr>
          <w:lang w:val="en-GB"/>
        </w:rPr>
        <w:fldChar w:fldCharType="separate"/>
      </w:r>
      <w:r>
        <w:rPr>
          <w:lang w:val="en-GB"/>
        </w:rPr>
      </w:r>
      <w:r>
        <w:rPr/>
        <w:t>(23)</w:t>
      </w:r>
      <w:r>
        <w:rPr>
          <w:lang w:val="en-GB"/>
        </w:rPr>
      </w:r>
      <w:r>
        <w:rPr>
          <w:lang w:val="en-GB"/>
        </w:rPr>
        <w:fldChar w:fldCharType="end"/>
      </w:r>
      <w:r>
        <w:rPr>
          <w:lang w:val="en-GB"/>
        </w:rPr>
        <w:t xml:space="preserve">. The quality trauma registry at the KUH is the most comprehensive database of serious trauma in Sweden. The database contains information on e.g., OFIs reported form M&amp;M-conferences at the hospital according to American standards, which facilitates comparison between studies of trauma internationally. </w:t>
      </w:r>
    </w:p>
    <w:p>
      <w:pPr>
        <w:pStyle w:val="Brdtext1"/>
        <w:rPr>
          <w:lang w:val="en-GB"/>
        </w:rPr>
      </w:pPr>
      <w:r>
        <w:rPr>
          <w:lang w:val="en-GB"/>
        </w:rPr>
      </w:r>
    </w:p>
    <w:p>
      <w:pPr>
        <w:pStyle w:val="Brdtext1"/>
        <w:rPr>
          <w:lang w:val="en-GB"/>
        </w:rPr>
      </w:pPr>
      <w:r>
        <w:rPr>
          <w:lang w:val="en-GB"/>
        </w:rPr>
        <w:t xml:space="preserve">Previous studies of the KUH quality database have been focused on OFIs related to preventability of death </w:t>
      </w:r>
      <w:r>
        <w:fldChar w:fldCharType="begin"/>
      </w:r>
      <w:r>
        <w:rPr>
          <w:lang w:val="en-GB"/>
        </w:rPr>
        <w:instrText>ADDIN ZOTERO_ITEM CSL_CITATION {"citationID":"ANbCUEVR","properties":{"formattedCitation":"(8,24)","plainCitation":"(8,24)","noteIndex":0},"citationItems":[{"id":93,"uris":["http://zotero.org/users/local/dRJOFA2S/items/YVXZJ9RR"],"itemData":{"id":93,"type":"article-journal","abstract":"Securing high-quality mortality statistics requires systematic evaluation of all trauma deaths. We examined the proportion of trauma patients dying within 30 days from causes not related to the injury and the impact of exclusion of patients dead on arrival on 30-day trauma mortality. We also defined the demographics, injury characteristics, cause of death and time to death in patients admitted to our trauma center who died within 30 days, between 2007-2011.\nDemographics, injury characteristics, status alive/dead on arrival, cause of death and time to death of all patients were reviewed. Deaths were analyzed based on injury mechanism (penetrating, blunt trauma and low energy blunt trauma) and cause of death (traumatic brain injury (TBI), hemorrhage, organ dysfunction and other/unknown).\nOf the 7422 admissions, 343 deaths were identified of which 36 (10.5%) involved causes not related to the injury. The overall age was 71 years, Injury Severity Score (ISS) 29 and time to death 24 hours (all medians). Fifty-four patients (17.6%) were dead on arrival. Exclusion of patients dead on arrival reduced the overall mortality rate (P &lt; 0.05) and median ISS (P &lt; 0.05) and increased median age (P &lt; 0.01) and time to death (P &lt; 0.001). Injury mechanism was penetrating trauma in 7.5%, blunt trauma in 56.0%, and low energy blunt trauma in 36.5%. TBI accounted for 58.6%; hemorrhage 16.3%, organ dysfunction 15.0%, and other/unknown for 10.1% of the deaths. Patients who died after low energy blunt trauma were older, had lower ISS and longer time to death compared to those who died after penetrating and blunt trauma (all P &lt; 0.01).\nClinical review of all trauma deaths was essential to interpret mortality. Thirty-day trauma mortality included 10.5% deaths not directly related to the injury and the exclusion of patients dead on arrival significantly affected the unadjusted mortality rate, ISS, median age and time to death.","container-title":"Scandinavian journal of trauma, resuscitation and emergency medicine","DOI":"10.1186/1757-7241-22-18","journalAbbreviation":"Scandinavian journal of trauma, resuscitation and emergency medicine","page":"18","source":"ResearchGate","title":"Clinical review is essential to evaluate 30-day mortality after trauma","volume":"22","author":[{"family":"Ghorbani","given":"Poya"},{"family":"Falkén","given":"Magnus"},{"family":"Riddez","given":"Louis"},{"family":"Sundelöf","given":"Martin"},{"family":"Oldner","given":"Anders"},{"family":"Strömmer","given":"Lovisa"}],"issued":{"date-parts":[["2014",3,13]]}}},{"id":80,"uris":["http://zotero.org/users/local/dRJOFA2S/items/YP5IKSKN"],"itemData":{"id":80,"type":"article-journal","abstract":"Risk-adjusted mortality (RAM) analysis and comparisons of clinically relevant subsets of trauma patients allow hospitals to assess performance in different processes of care. The aim of the study was to develop a RAM model and compare RAM ratio (RAMR) in subsets of severely injured adult patients treated in university hospitals (UHs) and emergency hospitals (EHs) in Sweden.This was a retrospective study of the Swedish trauma registry data (2013 to 2017) comparing RAMR in patients (aged 15 years or older and New Injury Severity Score (NISS) of more than 15) in the total population (TP) and in multisystem blunt (MB), truncal penetrating (PEN), and severe traumatic brain injury (STBI) subsets treated in UHs and EHs. The RAM model included the variables age, NISS, ASA Physical Status Classification System Score, and physiology on arrival.In total, 6690 patients were included in the study (4485 from UHs and 2205 from EHs). The logistic regression model showed a good fit. RAMR was 4.0, 3.8, 7.4, and 8.5 percentage points lower in UH versus EH for TP (P &amp;lt; 0.001), MB (P &amp;lt; 0.001), PEN (P = 0.096), and STBI (P = 0.005), respectively. The TP and MB subsets were subgrouped in with (+) and without (−) traumatic brain injury (TBI). RAMR was 7.5 and 7.0, respectively, percentage points lower in UHs than in EHs in TP + TBI and MB + TBI (both P &amp;lt; 0.001). In the TP–TBI (P = 0.027) and MB–TBI (P = 0.107) subsets the RAMR was 1.6 and 1.8 percentage points lower, respectively.The lower RAMR in UHs versus EH were due to differences in TBI-related mortality. No evidence supported that Swedish EHs provide inferior quality of care for trauma patients without TBI or for patients with penetrating injuries.","container-title":"BJS Open","DOI":"10.1093/bjsopen/zrac017","ISSN":"2474-9842","issue":"2","journalAbbreviation":"BJS Open","page":"zrac017","source":"Silverchair","title":"Risk-adjusted mortality in severely injured adult trauma patients in Sweden","volume":"6","author":[{"family":"Strömmer","given":"Lovisa"},{"family":"Lundgren","given":"Fredrik"},{"family":"Ghorbani","given":"Poya"},{"family":"Troëng","given":"Thomas"}],"issued":{"date-parts":[["2022",4,1]]}}}],"schema":"https://github.com/citation-style-language/schema/raw/master/csl-citation.json"}</w:instrText>
      </w:r>
      <w:r>
        <w:rPr>
          <w:lang w:val="en-GB"/>
        </w:rPr>
      </w:r>
      <w:r>
        <w:rPr>
          <w:lang w:val="en-GB"/>
        </w:rPr>
        <w:fldChar w:fldCharType="separate"/>
      </w:r>
      <w:r>
        <w:rPr>
          <w:lang w:val="en-GB"/>
        </w:rPr>
      </w:r>
      <w:r>
        <w:rPr/>
        <w:t>(8,24)</w:t>
      </w:r>
      <w:r>
        <w:rPr>
          <w:lang w:val="en-GB"/>
        </w:rPr>
      </w:r>
      <w:r>
        <w:rPr>
          <w:lang w:val="en-GB"/>
        </w:rPr>
        <w:fldChar w:fldCharType="end"/>
      </w:r>
      <w:r>
        <w:rPr>
          <w:lang w:val="en-GB"/>
        </w:rPr>
        <w:t>. While this gives a broad picture of the most fatal errors, it misses all non-optimal treatment in cases where the patient has lived. It is also difficult to apply clinically with no information provided on what type of patients fall victim to specific OFIs. Trauma servers as an umbrella for several widely different patient groups. A young patient suffering penetrating trauma requires separate care from an older patient with TBI. To provide sufficient guidance on specific actions to improve trauma care, each patient</w:t>
      </w:r>
      <w:del w:id="4" w:author="Martin Gerdin Wärnberg" w:date="2023-05-04T20:31:10Z">
        <w:r>
          <w:rPr>
            <w:lang w:val="en-GB"/>
          </w:rPr>
          <w:delText>s</w:delText>
        </w:r>
      </w:del>
      <w:r>
        <w:rPr>
          <w:lang w:val="en-GB"/>
        </w:rPr>
        <w:t xml:space="preserve"> group must be evaluated individually for OFIs. </w:t>
      </w:r>
    </w:p>
    <w:p>
      <w:pPr>
        <w:pStyle w:val="Brdtext1"/>
        <w:rPr>
          <w:lang w:val="en-GB"/>
        </w:rPr>
      </w:pPr>
      <w:r>
        <w:rPr>
          <w:lang w:val="en-GB"/>
        </w:rPr>
      </w:r>
    </w:p>
    <w:p>
      <w:pPr>
        <w:pStyle w:val="Heading2"/>
        <w:rPr>
          <w:lang w:val="en-GB"/>
        </w:rPr>
      </w:pPr>
      <w:commentRangeStart w:id="11"/>
      <w:r>
        <w:rPr>
          <w:lang w:val="en-GB"/>
        </w:rPr>
        <w:t>Aim</w:t>
      </w:r>
      <w:r>
        <w:rPr>
          <w:lang w:val="en-GB"/>
        </w:rPr>
      </w:r>
      <w:commentRangeEnd w:id="11"/>
      <w:r>
        <w:commentReference w:id="11"/>
      </w:r>
      <w:r>
        <w:rPr>
          <w:lang w:val="en-GB"/>
        </w:rPr>
        <w:t xml:space="preserve">: </w:t>
      </w:r>
    </w:p>
    <w:p>
      <w:pPr>
        <w:pStyle w:val="Brdtext1"/>
        <w:rPr>
          <w:lang w:val="en-GB"/>
        </w:rPr>
      </w:pPr>
      <w:commentRangeStart w:id="12"/>
      <w:r>
        <w:rPr>
          <w:lang w:val="en-GB"/>
        </w:rPr>
        <w:t>To date, little research has been done on specific OFIs related to specific patient cohorts.</w:t>
      </w:r>
      <w:r>
        <w:rPr>
          <w:lang w:val="en-GB"/>
        </w:rPr>
      </w:r>
      <w:commentRangeEnd w:id="12"/>
      <w:r>
        <w:commentReference w:id="12"/>
      </w:r>
      <w:r>
        <w:rPr>
          <w:lang w:val="en-GB"/>
        </w:rPr>
        <w:t xml:space="preserve"> The aim of this study is to </w:t>
      </w:r>
      <w:del w:id="5" w:author="Martin Gerdin Wärnberg" w:date="2023-05-04T20:31:56Z">
        <w:r>
          <w:rPr>
            <w:lang w:val="en-GB"/>
          </w:rPr>
          <w:delText>examine</w:delText>
        </w:r>
      </w:del>
      <w:ins w:id="6" w:author="Martin Gerdin Wärnberg" w:date="2023-05-04T20:31:56Z">
        <w:r>
          <w:rPr>
            <w:bCs/>
            <w:lang w:val="en-GB"/>
          </w:rPr>
          <w:t xml:space="preserve">determine </w:t>
        </w:r>
      </w:ins>
      <w:del w:id="7" w:author="Martin Gerdin Wärnberg" w:date="2023-05-04T20:34:32Z">
        <w:r>
          <w:rPr>
            <w:bCs/>
            <w:lang w:val="en-GB"/>
          </w:rPr>
          <w:delText xml:space="preserve"> </w:delText>
        </w:r>
      </w:del>
      <w:del w:id="8" w:author="Martin Gerdin Wärnberg" w:date="2023-05-04T20:32:03Z">
        <w:r>
          <w:rPr>
            <w:bCs/>
            <w:lang w:val="en-GB"/>
          </w:rPr>
          <w:delText>four</w:delText>
        </w:r>
      </w:del>
      <w:ins w:id="9" w:author="Martin Gerdin Wärnberg" w:date="2023-05-04T20:34:32Z">
        <w:r>
          <w:rPr>
            <w:bCs/>
            <w:lang w:val="en-GB"/>
          </w:rPr>
          <w:t>how</w:t>
        </w:r>
      </w:ins>
      <w:r>
        <w:rPr>
          <w:lang w:val="en-GB"/>
        </w:rPr>
        <w:t xml:space="preserve"> different </w:t>
      </w:r>
      <w:ins w:id="10" w:author="Martin Gerdin Wärnberg" w:date="2023-05-04T20:34:51Z">
        <w:r>
          <w:rPr>
            <w:lang w:val="en-GB"/>
          </w:rPr>
          <w:t xml:space="preserve">clinical </w:t>
        </w:r>
      </w:ins>
      <w:r>
        <w:rPr>
          <w:lang w:val="en-GB"/>
        </w:rPr>
        <w:t xml:space="preserve">trauma cohorts </w:t>
      </w:r>
      <w:del w:id="11" w:author="Martin Gerdin Wärnberg" w:date="2023-05-04T20:32:17Z">
        <w:r>
          <w:rPr>
            <w:lang w:val="en-GB"/>
          </w:rPr>
          <w:delText>for association with</w:delText>
        </w:r>
      </w:del>
      <w:ins w:id="12" w:author="Martin Gerdin Wärnberg" w:date="2023-05-04T20:34:38Z">
        <w:r>
          <w:rPr>
            <w:bCs/>
            <w:lang w:val="en-GB"/>
          </w:rPr>
          <w:t>associate with</w:t>
        </w:r>
      </w:ins>
      <w:r>
        <w:rPr>
          <w:lang w:val="en-GB"/>
        </w:rPr>
        <w:t xml:space="preserve"> specific OFIs, </w:t>
      </w:r>
      <w:commentRangeStart w:id="13"/>
      <w:r>
        <w:rPr>
          <w:lang w:val="en-GB"/>
        </w:rPr>
        <w:t>using data from the quality trauma database at the KUH.</w:t>
      </w:r>
      <w:r>
        <w:rPr>
          <w:lang w:val="en-GB"/>
        </w:rPr>
      </w:r>
      <w:commentRangeEnd w:id="13"/>
      <w:r>
        <w:commentReference w:id="13"/>
      </w:r>
      <w:r>
        <w:rPr>
          <w:lang w:val="en-GB"/>
        </w:rPr>
        <w:t xml:space="preserve"> </w:t>
      </w:r>
      <w:commentRangeEnd w:id="10"/>
      <w:r>
        <w:commentReference w:id="10"/>
      </w:r>
      <w:r>
        <w:rPr>
          <w:lang w:val="en-GB"/>
        </w:rPr>
      </w:r>
    </w:p>
    <w:p>
      <w:pPr>
        <w:pStyle w:val="Heading2"/>
        <w:rPr>
          <w:lang w:val="en-GB"/>
        </w:rPr>
      </w:pPr>
      <w:r>
        <w:rPr>
          <w:lang w:val="en-GB"/>
        </w:rPr>
      </w:r>
    </w:p>
    <w:p>
      <w:pPr>
        <w:pStyle w:val="Heading2"/>
        <w:tabs>
          <w:tab w:val="clear" w:pos="720"/>
          <w:tab w:val="right" w:pos="9071" w:leader="none"/>
        </w:tabs>
        <w:rPr>
          <w:lang w:val="en-GB"/>
        </w:rPr>
      </w:pPr>
      <w:r>
        <w:rPr>
          <w:lang w:val="en-GB"/>
        </w:rPr>
        <w:t xml:space="preserve">Material and Methods:  </w:t>
        <w:tab/>
      </w:r>
    </w:p>
    <w:p>
      <w:pPr>
        <w:pStyle w:val="Brdtext1"/>
        <w:rPr>
          <w:b/>
          <w:b/>
          <w:lang w:val="en-GB"/>
        </w:rPr>
      </w:pPr>
      <w:r>
        <w:rPr>
          <w:b/>
          <w:lang w:val="en-GB"/>
        </w:rPr>
        <w:t xml:space="preserve">Study design </w:t>
      </w:r>
    </w:p>
    <w:p>
      <w:pPr>
        <w:pStyle w:val="Brdtext1"/>
        <w:rPr>
          <w:lang w:val="en-GB"/>
        </w:rPr>
      </w:pPr>
      <w:r>
        <w:rPr>
          <w:lang w:val="en-GB"/>
        </w:rPr>
        <w:t xml:space="preserve">We conducted a registry-based cohort study using data from the </w:t>
      </w:r>
      <w:ins w:id="13" w:author="Martin Gerdin Wärnberg" w:date="2023-05-04T20:33:30Z">
        <w:r>
          <w:rPr>
            <w:lang w:val="en-GB"/>
          </w:rPr>
          <w:t xml:space="preserve">trauma registry and the </w:t>
        </w:r>
      </w:ins>
      <w:r>
        <w:rPr>
          <w:lang w:val="en-GB"/>
        </w:rPr>
        <w:t xml:space="preserve">quality database at the Karolinska University Hospital. </w:t>
      </w:r>
      <w:del w:id="14" w:author="Martin Gerdin Wärnberg" w:date="2023-05-04T20:34:06Z">
        <w:r>
          <w:rPr>
            <w:lang w:val="en-GB"/>
          </w:rPr>
          <w:delText>The data were further assessed through</w:delText>
        </w:r>
      </w:del>
      <w:ins w:id="15" w:author="Martin Gerdin Wärnberg" w:date="2023-05-04T20:34:06Z">
        <w:r>
          <w:rPr>
            <w:bCs/>
            <w:lang w:val="en-GB"/>
          </w:rPr>
          <w:t>We analysed the data using</w:t>
        </w:r>
      </w:ins>
      <w:r>
        <w:rPr>
          <w:lang w:val="en-GB"/>
        </w:rPr>
        <w:t xml:space="preserve"> a multinominal multivariable logistic regression model to assess how clinical cohorts associate with specific OFIs. </w:t>
      </w:r>
    </w:p>
    <w:p>
      <w:pPr>
        <w:pStyle w:val="Brdtext1"/>
        <w:rPr>
          <w:lang w:val="en-GB"/>
        </w:rPr>
      </w:pPr>
      <w:r>
        <w:rPr>
          <w:lang w:val="en-GB"/>
        </w:rPr>
      </w:r>
    </w:p>
    <w:p>
      <w:pPr>
        <w:pStyle w:val="Brdtext1"/>
        <w:rPr>
          <w:b/>
          <w:b/>
          <w:lang w:val="en-GB"/>
        </w:rPr>
      </w:pPr>
      <w:r>
        <w:rPr>
          <w:b/>
          <w:lang w:val="en-GB"/>
        </w:rPr>
        <w:t>Setting</w:t>
      </w:r>
    </w:p>
    <w:p>
      <w:pPr>
        <w:pStyle w:val="Brdtext1"/>
        <w:rPr>
          <w:lang w:val="en-GB"/>
        </w:rPr>
      </w:pPr>
      <w:r>
        <w:rPr>
          <w:lang w:val="en-GB"/>
        </w:rPr>
        <w:t xml:space="preserve">From 2010, The Swedish Trauma society (SweTrau) holds a national registry over patients suffering serious trauma in Sweden. Patients included in the registry have suffered traumatic events that have either triggered trauma team activation or generated injuries with a new injury severity score (NISS) above 15. Patients where subdural hematoma is the only traumatic injury and cases that have triggered a trauma alarm without underlying trauma are excluded. There is no automatic transfer of patient data to SweTrau due to lack of unified journal systems in Sweden. The coverage was approximately 69.8%  as of January 2023 </w:t>
      </w:r>
      <w:r>
        <w:fldChar w:fldCharType="begin"/>
      </w:r>
      <w:r>
        <w:rPr>
          <w:lang w:val="en-GB"/>
        </w:rPr>
        <w:instrText>ADDIN ZOTERO_ITEM CSL_CITATION {"citationID":"mUMVeygW","properties":{"formattedCitation":"(4)","plainCitation":"(4)","noteIndex":0},"citationItems":[{"id":116,"uris":["http://zotero.org/users/local/dRJOFA2S/items/RKXJNGFK"],"itemData":{"id":116,"type":"post-weblog","language":"sv-SE","title":"årsrapport | Sökresultat | SweTrau","URL":"https://rcsyd.se/swetrau/?s=%C3%A5rsrapport","accessed":{"date-parts":[["2023",3,3]]},"issued":{"date-parts":[["2022",6,1]]}}}],"schema":"https://github.com/citation-style-language/schema/raw/master/csl-citation.json"}</w:instrText>
      </w:r>
      <w:r>
        <w:rPr>
          <w:lang w:val="en-GB"/>
        </w:rPr>
      </w:r>
      <w:r>
        <w:rPr>
          <w:lang w:val="en-GB"/>
        </w:rPr>
        <w:fldChar w:fldCharType="separate"/>
      </w:r>
      <w:r>
        <w:rPr>
          <w:lang w:val="en-GB"/>
        </w:rPr>
        <w:t>(4)</w:t>
      </w:r>
      <w:r>
        <w:rPr>
          <w:lang w:val="en-GB"/>
        </w:rPr>
      </w:r>
      <w:r>
        <w:rPr>
          <w:lang w:val="en-GB"/>
        </w:rPr>
        <w:fldChar w:fldCharType="end"/>
      </w:r>
      <w:r>
        <w:rPr>
          <w:lang w:val="en-GB"/>
        </w:rPr>
        <w:t xml:space="preserve">. </w:t>
      </w:r>
    </w:p>
    <w:p>
      <w:pPr>
        <w:pStyle w:val="Brdtext1"/>
        <w:rPr>
          <w:lang w:val="en-GB"/>
        </w:rPr>
      </w:pPr>
      <w:r>
        <w:rPr>
          <w:lang w:val="en-GB"/>
        </w:rPr>
      </w:r>
    </w:p>
    <w:p>
      <w:pPr>
        <w:pStyle w:val="Brdtext1"/>
        <w:rPr>
          <w:lang w:val="en-GB"/>
        </w:rPr>
      </w:pPr>
      <w:r>
        <w:rPr>
          <w:lang w:val="en-GB"/>
        </w:rPr>
        <w:t xml:space="preserve">The KUH is the only facility in Sweden to qualify as a quality level-1 trauma centre according to ACS standards </w:t>
      </w:r>
      <w:r>
        <w:fldChar w:fldCharType="begin"/>
      </w:r>
      <w:r>
        <w:rPr>
          <w:lang w:val="en-GB"/>
        </w:rPr>
        <w:instrText>ADDIN ZOTERO_ITEM CSL_CITATION {"citationID":"5P9KZVCY","properties":{"formattedCitation":"(14,26)","plainCitation":"(14,26)","noteIndex":0},"citationItems":[{"id":124,"uris":["http://zotero.org/users/local/dRJOFA2S/items/3E9MB6SH"],"itemData":{"id":124,"type":"webpage","abstract":"Wellstar is soon closing Atlanta Medical Center, meaning Georgia will soon have only four Level 1 trauma centers.","container-title":"https://www.atlantanewsfirst.com","language":"en","note":"section: Health","title":"What is a Level 1 trauma center?","URL":"https://www.atlantanewsfirst.com/2022/09/01/what-is-level-1-trauma-center/","author":[{"family":"Darnell","given":"Tim"}],"accessed":{"date-parts":[["2023",3,12]]}}},{"id":9,"uris":["http://zotero.org/users/local/dRJOFA2S/items/AMCV52FW"],"itemData":{"id":9,"type":"webpage","abstract":"Traumacentrum Karolinska (TCK) är landets största enhet för omhändertagande av svårt skadade patienter. I organisationen ingår företrädare för samtliga specialiteter involverade i den svårt skadade patienten, liksom representanter för omvårdnaden, hälsoprofessionerna och registren. \n\nEnheten bedriver traumautbildningar för läkare och omvårdnadspersonal, samt traumaforskning inom skilda specialiteter och omvårdnad. TCK är tillsammans med Kunskapscentrum för katastrofmedicin vid KI ett av Socialstyrelsen utsett kunskapscentrum i traumatologi.","language":"SV","title":"Välkommen till Traumacentrum Karolinska","URL":"https://www.karolinska.se/for-vardgivare/tema-akut-och-reparativ-medicin/trauma-akutkirurgi-och-ortopedi2/traumacentrum-karolinska-tck/","accessed":{"date-parts":[["2023",1,18]]}}}],"schema":"https://github.com/citation-style-language/schema/raw/master/csl-citation.json"}</w:instrText>
      </w:r>
      <w:r>
        <w:rPr>
          <w:lang w:val="en-GB"/>
        </w:rPr>
      </w:r>
      <w:r>
        <w:rPr>
          <w:lang w:val="en-GB"/>
        </w:rPr>
        <w:fldChar w:fldCharType="separate"/>
      </w:r>
      <w:r>
        <w:rPr>
          <w:lang w:val="en-GB"/>
        </w:rPr>
        <w:t>(14,26)</w:t>
      </w:r>
      <w:r>
        <w:rPr>
          <w:lang w:val="en-GB"/>
        </w:rPr>
      </w:r>
      <w:r>
        <w:rPr>
          <w:lang w:val="en-GB"/>
        </w:rPr>
        <w:fldChar w:fldCharType="end"/>
      </w:r>
      <w:r>
        <w:rPr>
          <w:lang w:val="en-GB"/>
        </w:rPr>
        <w:t xml:space="preserve">. The hospital is located in Stockholm county, but accounts for the regions of Stockholm, Gotland, Södermanland and Västmanland, adding up to 3 million residents, which is just on pair with minimum quantity according to American standards </w:t>
      </w:r>
      <w:r>
        <w:fldChar w:fldCharType="begin"/>
      </w:r>
      <w:r>
        <w:rPr>
          <w:lang w:val="en-GB"/>
        </w:rPr>
        <w:instrText>ADDIN ZOTERO_ITEM CSL_CITATION {"citationID":"hXrR1Dt8","properties":{"formattedCitation":"(26)","plainCitation":"(26)","noteIndex":0},"citationItems":[{"id":9,"uris":["http://zotero.org/users/local/dRJOFA2S/items/AMCV52FW"],"itemData":{"id":9,"type":"webpage","abstract":"Traumacentrum Karolinska (TCK) är landets största enhet för omhändertagande av svårt skadade patienter. I organisationen ingår företrädare för samtliga specialiteter involverade i den svårt skadade patienten, liksom representanter för omvårdnaden, hälsoprofessionerna och registren. \n\nEnheten bedriver traumautbildningar för läkare och omvårdnadspersonal, samt traumaforskning inom skilda specialiteter och omvårdnad. TCK är tillsammans med Kunskapscentrum för katastrofmedicin vid KI ett av Socialstyrelsen utsett kunskapscentrum i traumatologi.","language":"SV","title":"Välkommen till Traumacentrum Karolinska","URL":"https://www.karolinska.se/for-vardgivare/tema-akut-och-reparativ-medicin/trauma-akutkirurgi-och-ortopedi2/traumacentrum-karolinska-tck/","accessed":{"date-parts":[["2023",1,18]]}}}],"schema":"https://github.com/citation-style-language/schema/raw/master/csl-citation.json"}</w:instrText>
      </w:r>
      <w:r>
        <w:rPr>
          <w:lang w:val="en-GB"/>
        </w:rPr>
      </w:r>
      <w:r>
        <w:rPr>
          <w:lang w:val="en-GB"/>
        </w:rPr>
        <w:fldChar w:fldCharType="separate"/>
      </w:r>
      <w:r>
        <w:rPr>
          <w:lang w:val="en-GB"/>
        </w:rPr>
        <w:t>(26)</w:t>
      </w:r>
      <w:r>
        <w:rPr>
          <w:lang w:val="en-GB"/>
        </w:rPr>
      </w:r>
      <w:r>
        <w:rPr>
          <w:lang w:val="en-GB"/>
        </w:rPr>
        <w:fldChar w:fldCharType="end"/>
      </w:r>
      <w:r>
        <w:rPr>
          <w:lang w:val="en-GB"/>
        </w:rPr>
        <w:t xml:space="preserve">. All patients treated at the Karolinska University Hospital and who have triggered trauma team activation or had an injury severity score (ISS) of &gt; 9 in the emergency room are stored in a local, quality database. Data of patients that also qualify for SweTrau are also reported and registered there. </w:t>
      </w:r>
    </w:p>
    <w:p>
      <w:pPr>
        <w:pStyle w:val="Brdtext1"/>
        <w:rPr>
          <w:lang w:val="en-GB"/>
        </w:rPr>
      </w:pPr>
      <w:r>
        <w:rPr>
          <w:lang w:val="en-GB"/>
        </w:rPr>
      </w:r>
    </w:p>
    <w:p>
      <w:pPr>
        <w:pStyle w:val="Brdtext1"/>
        <w:rPr>
          <w:lang w:val="en-GB"/>
        </w:rPr>
      </w:pPr>
      <w:r>
        <w:rPr>
          <w:lang w:val="en-GB"/>
        </w:rPr>
        <w:t xml:space="preserve">As part of level-1 criteria, multidisciplinary M&amp;M conferences are held regularly at the </w:t>
      </w:r>
      <w:commentRangeStart w:id="14"/>
      <w:r>
        <w:rPr>
          <w:lang w:val="en-GB"/>
        </w:rPr>
        <w:t>Karolinska University hospital</w:t>
      </w:r>
      <w:r>
        <w:rPr>
          <w:lang w:val="en-GB"/>
        </w:rPr>
      </w:r>
      <w:commentRangeEnd w:id="14"/>
      <w:r>
        <w:commentReference w:id="14"/>
      </w:r>
      <w:r>
        <w:rPr>
          <w:lang w:val="en-GB"/>
        </w:rPr>
        <w:t xml:space="preserve"> to evaluate treatment of patients and identify specific OFIs. The multidisciplinary board is appointed by the hospital and consists of a surgeon, an anaesthetist, a trauma nurse and in presence of specific injuries (e.g., intracranial, orthopaedical or thoracic/vascular), specialists from appropriate specialties. Competences involved in the direct care of the patient are free to attend the conference but should not take part in the review </w:t>
      </w:r>
      <w:r>
        <w:fldChar w:fldCharType="begin"/>
      </w:r>
      <w:r>
        <w:rPr>
          <w:lang w:val="en-GB"/>
        </w:rPr>
        <w:instrText>ADDIN ZOTERO_ITEM CSL_CITATION {"citationID":"MOVd1KA9","properties":{"formattedCitation":"(17)","plainCitation":"(17)","noteIndex":0},"citationItems":[{"id":19,"uris":["http://zotero.org/users/local/dRJOFA2S/items/RZRPJ7L5"],"itemData":{"id":19,"type":"post-weblog","language":"sv-SE","title":"Förtydligad definition av variabeln ”Genomförd dödsfallsanalys” | SweTrau","URL":"https://rcsyd.se/swetrau/blog/nyheter/fortydligad-definition-av-variabeln-genomford-dodsfallsanalys","accessed":{"date-parts":[["2023",1,19]]}}}],"schema":"https://github.com/citation-style-language/schema/raw/master/csl-citation.json"}</w:instrText>
      </w:r>
      <w:r>
        <w:rPr>
          <w:lang w:val="en-GB"/>
        </w:rPr>
      </w:r>
      <w:r>
        <w:rPr>
          <w:lang w:val="en-GB"/>
        </w:rPr>
        <w:fldChar w:fldCharType="separate"/>
      </w:r>
      <w:r>
        <w:rPr>
          <w:lang w:val="en-GB"/>
        </w:rPr>
        <w:t>(17)</w:t>
      </w:r>
      <w:r>
        <w:rPr>
          <w:lang w:val="en-GB"/>
        </w:rPr>
      </w:r>
      <w:r>
        <w:rPr>
          <w:lang w:val="en-GB"/>
        </w:rPr>
        <w:fldChar w:fldCharType="end"/>
      </w:r>
      <w:r>
        <w:rPr>
          <w:lang w:val="en-GB"/>
        </w:rPr>
        <w:t xml:space="preserve">. </w:t>
      </w:r>
    </w:p>
    <w:p>
      <w:pPr>
        <w:pStyle w:val="Brdtext1"/>
        <w:rPr>
          <w:lang w:val="en-GB"/>
        </w:rPr>
      </w:pPr>
      <w:r>
        <w:rPr>
          <w:lang w:val="en-GB"/>
        </w:rPr>
      </w:r>
    </w:p>
    <w:p>
      <w:pPr>
        <w:pStyle w:val="Brdtext1"/>
        <w:rPr>
          <w:lang w:val="en-GB"/>
        </w:rPr>
      </w:pPr>
      <w:r>
        <w:rPr>
          <w:lang w:val="en-GB"/>
        </w:rPr>
        <w:t xml:space="preserve">Patients are selected for conference in a multistage process with escalating levels of reviews. All cases of mortality are passed directly to conference, where the cause of death and whether it was preventable or possibly preventable is decided. The review is then followed by identification of OFIs. The review process for non-mortality poor-outcomes has been subsequently improved and formalised. In the years 2014-2017, trauma patients were somewhat randomly selected and individually reviewed by a specialised trauma nurse who made the call weather patients should be escalated to conference. In 2017, the procedure was therefore formalised with the introduction of audit filters. </w:t>
      </w:r>
    </w:p>
    <w:p>
      <w:pPr>
        <w:pStyle w:val="Brdtext1"/>
        <w:rPr>
          <w:lang w:val="en-GB"/>
        </w:rPr>
      </w:pPr>
      <w:r>
        <w:rPr>
          <w:lang w:val="en-GB"/>
        </w:rPr>
      </w:r>
    </w:p>
    <w:tbl>
      <w:tblPr>
        <w:tblStyle w:val="Tabellrutnt"/>
        <w:tblW w:w="9061"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061"/>
      </w:tblGrid>
      <w:tr>
        <w:trPr/>
        <w:tc>
          <w:tcPr>
            <w:tcW w:w="9061" w:type="dxa"/>
            <w:tcBorders>
              <w:top w:val="nil"/>
              <w:left w:val="nil"/>
              <w:bottom w:val="single" w:sz="12" w:space="0" w:color="000000"/>
              <w:right w:val="nil"/>
            </w:tcBorders>
          </w:tcPr>
          <w:p>
            <w:pPr>
              <w:pStyle w:val="Brdtext1"/>
              <w:widowControl w:val="false"/>
              <w:suppressAutoHyphens w:val="true"/>
              <w:spacing w:before="0" w:after="0"/>
              <w:jc w:val="center"/>
              <w:rPr>
                <w:b/>
                <w:b/>
                <w:sz w:val="22"/>
                <w:szCs w:val="22"/>
                <w:lang w:val="en-GB"/>
              </w:rPr>
            </w:pPr>
            <w:r>
              <w:rPr>
                <w:rFonts w:eastAsia="Times New Roman" w:cs="Times New Roman"/>
                <w:b/>
                <w:kern w:val="0"/>
                <w:sz w:val="22"/>
                <w:szCs w:val="22"/>
                <w:lang w:val="en-GB" w:eastAsia="en-US" w:bidi="ar-SA"/>
              </w:rPr>
              <w:t>Table 1. Audit filters</w:t>
            </w:r>
          </w:p>
        </w:tc>
      </w:tr>
      <w:tr>
        <w:trPr/>
        <w:tc>
          <w:tcPr>
            <w:tcW w:w="9061" w:type="dxa"/>
            <w:tcBorders>
              <w:top w:val="single" w:sz="12" w:space="0" w:color="000000"/>
              <w:left w:val="nil"/>
              <w:bottom w:val="single" w:sz="2" w:space="0" w:color="000000"/>
              <w:right w:val="nil"/>
            </w:tcBorders>
          </w:tcPr>
          <w:p>
            <w:pPr>
              <w:pStyle w:val="Brdtext1"/>
              <w:widowControl w:val="false"/>
              <w:suppressAutoHyphens w:val="true"/>
              <w:spacing w:before="0" w:after="0"/>
              <w:rPr>
                <w:sz w:val="22"/>
                <w:szCs w:val="22"/>
                <w:lang w:val="en-GB"/>
              </w:rPr>
            </w:pPr>
            <w:r>
              <w:rPr>
                <w:rFonts w:eastAsia="Times New Roman" w:cs="Times New Roman"/>
                <w:kern w:val="0"/>
                <w:sz w:val="22"/>
                <w:szCs w:val="22"/>
                <w:lang w:val="en-GB" w:eastAsia="en-US" w:bidi="ar-SA"/>
              </w:rPr>
              <w:t>Systolic blood pressure &lt; 90</w:t>
            </w:r>
          </w:p>
          <w:p>
            <w:pPr>
              <w:pStyle w:val="Brdtext1"/>
              <w:widowControl w:val="false"/>
              <w:suppressAutoHyphens w:val="true"/>
              <w:spacing w:before="0" w:after="0"/>
              <w:rPr>
                <w:sz w:val="22"/>
                <w:szCs w:val="22"/>
                <w:lang w:val="en-GB"/>
              </w:rPr>
            </w:pPr>
            <w:r>
              <w:rPr>
                <w:rFonts w:eastAsia="Times New Roman" w:cs="Times New Roman"/>
                <w:kern w:val="0"/>
                <w:sz w:val="22"/>
                <w:szCs w:val="22"/>
                <w:lang w:val="en-GB" w:eastAsia="en-US" w:bidi="ar-SA"/>
              </w:rPr>
              <w:t>Glasgow coma scale &lt; 9 and not intubated.</w:t>
            </w:r>
          </w:p>
          <w:p>
            <w:pPr>
              <w:pStyle w:val="Brdtext1"/>
              <w:widowControl w:val="false"/>
              <w:suppressAutoHyphens w:val="true"/>
              <w:spacing w:before="0" w:after="0"/>
              <w:rPr>
                <w:sz w:val="22"/>
                <w:szCs w:val="22"/>
                <w:lang w:val="en-GB"/>
              </w:rPr>
            </w:pPr>
            <w:r>
              <w:rPr>
                <w:rFonts w:eastAsia="Times New Roman" w:cs="Times New Roman"/>
                <w:kern w:val="0"/>
                <w:sz w:val="22"/>
                <w:szCs w:val="22"/>
                <w:lang w:val="en-GB" w:eastAsia="en-US" w:bidi="ar-SA"/>
              </w:rPr>
              <w:t>Injury severity score &gt; 15 but not admitted to the intensive care unit</w:t>
            </w:r>
          </w:p>
          <w:p>
            <w:pPr>
              <w:pStyle w:val="Brdtext1"/>
              <w:widowControl w:val="false"/>
              <w:suppressAutoHyphens w:val="true"/>
              <w:spacing w:before="0" w:after="0"/>
              <w:rPr>
                <w:sz w:val="22"/>
                <w:szCs w:val="22"/>
                <w:lang w:val="en-GB"/>
              </w:rPr>
            </w:pPr>
            <w:r>
              <w:rPr>
                <w:rFonts w:eastAsia="Times New Roman" w:cs="Times New Roman"/>
                <w:kern w:val="0"/>
                <w:sz w:val="22"/>
                <w:szCs w:val="22"/>
                <w:lang w:val="en-GB" w:eastAsia="en-US" w:bidi="ar-SA"/>
              </w:rPr>
              <w:t>Time to acute intervention &gt; 60 minutes from arrival to hospital</w:t>
            </w:r>
          </w:p>
          <w:p>
            <w:pPr>
              <w:pStyle w:val="Brdtext1"/>
              <w:widowControl w:val="false"/>
              <w:suppressAutoHyphens w:val="true"/>
              <w:spacing w:before="0" w:after="0"/>
              <w:rPr>
                <w:sz w:val="22"/>
                <w:szCs w:val="22"/>
                <w:lang w:val="en-GB"/>
              </w:rPr>
            </w:pPr>
            <w:r>
              <w:rPr>
                <w:rFonts w:eastAsia="Times New Roman" w:cs="Times New Roman"/>
                <w:kern w:val="0"/>
                <w:sz w:val="22"/>
                <w:szCs w:val="22"/>
                <w:lang w:val="en-GB" w:eastAsia="en-US" w:bidi="ar-SA"/>
              </w:rPr>
              <w:t>Time to computed tomography &gt; 30 minutes from arrival to hospital.</w:t>
            </w:r>
          </w:p>
          <w:p>
            <w:pPr>
              <w:pStyle w:val="Brdtext1"/>
              <w:widowControl w:val="false"/>
              <w:suppressAutoHyphens w:val="true"/>
              <w:spacing w:before="0" w:after="0"/>
              <w:rPr>
                <w:sz w:val="22"/>
                <w:szCs w:val="22"/>
                <w:lang w:val="en-GB"/>
              </w:rPr>
            </w:pPr>
            <w:r>
              <w:rPr>
                <w:rFonts w:eastAsia="Times New Roman" w:cs="Times New Roman"/>
                <w:kern w:val="0"/>
                <w:sz w:val="22"/>
                <w:szCs w:val="22"/>
                <w:lang w:val="en-GB" w:eastAsia="en-US" w:bidi="ar-SA"/>
              </w:rPr>
              <w:t>No anticoagulant therapy within 72 hours after TBI</w:t>
            </w:r>
          </w:p>
          <w:p>
            <w:pPr>
              <w:pStyle w:val="Brdtext1"/>
              <w:widowControl w:val="false"/>
              <w:suppressAutoHyphens w:val="true"/>
              <w:spacing w:before="0" w:after="0"/>
              <w:rPr>
                <w:sz w:val="22"/>
                <w:szCs w:val="22"/>
                <w:lang w:val="en-GB"/>
              </w:rPr>
            </w:pPr>
            <w:r>
              <w:rPr>
                <w:rFonts w:eastAsia="Times New Roman" w:cs="Times New Roman"/>
                <w:kern w:val="0"/>
                <w:sz w:val="22"/>
                <w:szCs w:val="22"/>
                <w:lang w:val="en-GB" w:eastAsia="en-US" w:bidi="ar-SA"/>
              </w:rPr>
              <w:t>The presence of cardio-pulmonary resuscitation with thoracotomy</w:t>
            </w:r>
          </w:p>
          <w:p>
            <w:pPr>
              <w:pStyle w:val="Brdtext1"/>
              <w:widowControl w:val="false"/>
              <w:suppressAutoHyphens w:val="true"/>
              <w:spacing w:before="0" w:after="0"/>
              <w:rPr>
                <w:sz w:val="22"/>
                <w:szCs w:val="22"/>
                <w:lang w:val="en-GB"/>
              </w:rPr>
            </w:pPr>
            <w:r>
              <w:rPr>
                <w:rFonts w:eastAsia="Times New Roman" w:cs="Times New Roman"/>
                <w:kern w:val="0"/>
                <w:sz w:val="22"/>
                <w:szCs w:val="22"/>
                <w:lang w:val="en-GB" w:eastAsia="en-US" w:bidi="ar-SA"/>
              </w:rPr>
              <w:t>The presence of a liver or spleen injury</w:t>
            </w:r>
          </w:p>
          <w:p>
            <w:pPr>
              <w:pStyle w:val="Brdtext1"/>
              <w:widowControl w:val="false"/>
              <w:suppressAutoHyphens w:val="true"/>
              <w:spacing w:before="0" w:after="0"/>
              <w:rPr>
                <w:sz w:val="22"/>
                <w:szCs w:val="22"/>
                <w:lang w:val="en-GB"/>
              </w:rPr>
            </w:pPr>
            <w:r>
              <w:rPr>
                <w:rFonts w:eastAsia="Times New Roman" w:cs="Times New Roman"/>
                <w:kern w:val="0"/>
                <w:sz w:val="22"/>
                <w:szCs w:val="22"/>
                <w:lang w:val="en-GB" w:eastAsia="en-US" w:bidi="ar-SA"/>
              </w:rPr>
              <w:t>Massive transfusion, defined as 10 or more units of packed red blood cells within 24 hours.</w:t>
            </w:r>
          </w:p>
        </w:tc>
      </w:tr>
      <w:tr>
        <w:trPr/>
        <w:tc>
          <w:tcPr>
            <w:tcW w:w="9061" w:type="dxa"/>
            <w:tcBorders>
              <w:top w:val="single" w:sz="2" w:space="0" w:color="000000"/>
              <w:left w:val="nil"/>
              <w:bottom w:val="single" w:sz="12" w:space="0" w:color="000000"/>
              <w:right w:val="nil"/>
            </w:tcBorders>
          </w:tcPr>
          <w:p>
            <w:pPr>
              <w:pStyle w:val="Brdtext1"/>
              <w:widowControl w:val="false"/>
              <w:suppressAutoHyphens w:val="true"/>
              <w:spacing w:lineRule="auto" w:line="240" w:before="0" w:after="0"/>
              <w:rPr>
                <w:sz w:val="20"/>
                <w:szCs w:val="20"/>
                <w:lang w:val="en-GB"/>
              </w:rPr>
            </w:pPr>
            <w:r>
              <w:rPr>
                <w:rFonts w:eastAsia="Times New Roman" w:cs="Times New Roman"/>
                <w:b/>
                <w:bCs w:val="false"/>
                <w:kern w:val="0"/>
                <w:sz w:val="20"/>
                <w:szCs w:val="20"/>
                <w:lang w:val="en-GB" w:eastAsia="en-US" w:bidi="ar-SA"/>
              </w:rPr>
              <w:t>Table 1.</w:t>
            </w:r>
            <w:r>
              <w:rPr>
                <w:rFonts w:eastAsia="Times New Roman" w:cs="Times New Roman"/>
                <w:kern w:val="0"/>
                <w:sz w:val="20"/>
                <w:szCs w:val="20"/>
                <w:lang w:val="en-GB" w:eastAsia="en-US" w:bidi="ar-SA"/>
              </w:rPr>
              <w:t xml:space="preserve"> Audit filters used to screen patients at the Karolinska University Hospital. Patients captured by one or more filters are reviewed by a nurse for errors in treatment. </w:t>
            </w:r>
          </w:p>
        </w:tc>
      </w:tr>
      <w:tr>
        <w:trPr/>
        <w:tc>
          <w:tcPr>
            <w:tcW w:w="9061" w:type="dxa"/>
            <w:tcBorders>
              <w:top w:val="single" w:sz="12" w:space="0" w:color="000000"/>
              <w:left w:val="nil"/>
              <w:bottom w:val="nil"/>
              <w:right w:val="nil"/>
            </w:tcBorders>
          </w:tcPr>
          <w:p>
            <w:pPr>
              <w:pStyle w:val="Brdtext1"/>
              <w:widowControl w:val="false"/>
              <w:suppressAutoHyphens w:val="true"/>
              <w:spacing w:before="0" w:after="0"/>
              <w:rPr>
                <w:lang w:val="en-GB"/>
              </w:rPr>
            </w:pPr>
            <w:r>
              <w:rPr>
                <w:lang w:val="en-GB"/>
              </w:rPr>
            </w:r>
          </w:p>
        </w:tc>
      </w:tr>
    </w:tbl>
    <w:p>
      <w:pPr>
        <w:pStyle w:val="Brdtext1"/>
        <w:rPr>
          <w:lang w:val="en-GB"/>
        </w:rPr>
      </w:pPr>
      <w:r>
        <w:rPr>
          <w:lang w:val="en-GB"/>
        </w:rPr>
        <w:t xml:space="preserve">Audit filters, listed in table 1, are specified conditions that all trauma patients are automatically evaluated by. All patients captured by one or more audit filters are then assessed by a nurse who identifies possible gaps in care. If the first nurse identifies any potential issues, the patient is reviewed in a second round by two specialised nurses. If any OFIs are identified in the second round, the patient is brought to a M&amp;M conference for a final assessment of OFIs </w:t>
      </w:r>
      <w:r>
        <w:fldChar w:fldCharType="begin"/>
      </w:r>
      <w:r>
        <w:rPr>
          <w:lang w:val="en-GB"/>
        </w:rPr>
        <w:instrText>ADDIN ZOTERO_ITEM CSL_CITATION {"citationID":"kxr9bKQZ","properties":{"formattedCitation":"(17)","plainCitation":"(17)","noteIndex":0},"citationItems":[{"id":19,"uris":["http://zotero.org/users/local/dRJOFA2S/items/RZRPJ7L5"],"itemData":{"id":19,"type":"post-weblog","language":"sv-SE","title":"Förtydligad definition av variabeln ”Genomförd dödsfallsanalys” | SweTrau","URL":"https://rcsyd.se/swetrau/blog/nyheter/fortydligad-definition-av-variabeln-genomford-dodsfallsanalys","accessed":{"date-parts":[["2023",1,19]]}}}],"schema":"https://github.com/citation-style-language/schema/raw/master/csl-citation.json"}</w:instrText>
      </w:r>
      <w:r>
        <w:rPr>
          <w:lang w:val="en-GB"/>
        </w:rPr>
      </w:r>
      <w:r>
        <w:rPr>
          <w:lang w:val="en-GB"/>
        </w:rPr>
        <w:fldChar w:fldCharType="separate"/>
      </w:r>
      <w:r>
        <w:rPr>
          <w:lang w:val="en-GB"/>
        </w:rPr>
        <w:t>(17)</w:t>
      </w:r>
      <w:r>
        <w:rPr>
          <w:lang w:val="en-GB"/>
        </w:rPr>
      </w:r>
      <w:r>
        <w:rPr>
          <w:lang w:val="en-GB"/>
        </w:rPr>
        <w:fldChar w:fldCharType="end"/>
      </w:r>
      <w:r>
        <w:rPr>
          <w:lang w:val="en-GB"/>
        </w:rPr>
        <w:t xml:space="preserve">. Results from the conference are stored as specific OFIs in the Karolinska University hospital’s local </w:t>
      </w:r>
      <w:commentRangeStart w:id="15"/>
      <w:r>
        <w:rPr>
          <w:lang w:val="en-GB"/>
        </w:rPr>
        <w:t xml:space="preserve">quality </w:t>
      </w:r>
      <w:del w:id="16" w:author="Martin Gerdin Wärnberg" w:date="2023-05-04T20:37:47Z">
        <w:r>
          <w:rPr>
            <w:lang w:val="en-GB"/>
          </w:rPr>
          <w:delText>care</w:delText>
        </w:r>
      </w:del>
      <w:r>
        <w:rPr>
          <w:lang w:val="en-GB"/>
        </w:rPr>
        <w:t xml:space="preserve"> database</w:t>
      </w:r>
      <w:r>
        <w:rPr>
          <w:lang w:val="en-GB"/>
        </w:rPr>
      </w:r>
      <w:commentRangeEnd w:id="15"/>
      <w:r>
        <w:commentReference w:id="15"/>
      </w:r>
      <w:r>
        <w:rPr>
          <w:lang w:val="en-GB"/>
        </w:rPr>
        <w:t xml:space="preserve">. </w:t>
      </w:r>
    </w:p>
    <w:p>
      <w:pPr>
        <w:pStyle w:val="Brdtext1"/>
        <w:rPr>
          <w:lang w:val="en-GB"/>
        </w:rPr>
      </w:pPr>
      <w:r>
        <w:rPr/>
        <w:drawing>
          <wp:inline distT="0" distB="0" distL="0" distR="0">
            <wp:extent cx="5760085" cy="4789170"/>
            <wp:effectExtent l="0" t="0" r="0" b="0"/>
            <wp:docPr id="8" name="Bildobjekt 1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objekt 11" descr="En bild som visar diagram&#10;&#10;Automatiskt genererad beskrivning"/>
                    <pic:cNvPicPr>
                      <a:picLocks noChangeAspect="1" noChangeArrowheads="1"/>
                    </pic:cNvPicPr>
                  </pic:nvPicPr>
                  <pic:blipFill>
                    <a:blip r:embed="rId3"/>
                    <a:stretch>
                      <a:fillRect/>
                    </a:stretch>
                  </pic:blipFill>
                  <pic:spPr bwMode="auto">
                    <a:xfrm>
                      <a:off x="0" y="0"/>
                      <a:ext cx="5760085" cy="4789170"/>
                    </a:xfrm>
                    <a:prstGeom prst="rect">
                      <a:avLst/>
                    </a:prstGeom>
                  </pic:spPr>
                </pic:pic>
              </a:graphicData>
            </a:graphic>
          </wp:inline>
        </w:drawing>
      </w:r>
    </w:p>
    <w:p>
      <w:pPr>
        <w:pStyle w:val="Brdtext1"/>
        <w:rPr>
          <w:b/>
          <w:b/>
          <w:lang w:val="en-GB"/>
        </w:rPr>
      </w:pPr>
      <w:r>
        <w:rPr>
          <w:b/>
          <w:lang w:val="en-GB"/>
        </w:rPr>
      </w:r>
    </w:p>
    <w:p>
      <w:pPr>
        <w:pStyle w:val="Normal"/>
        <w:rPr>
          <w:b/>
          <w:b/>
          <w:bCs/>
          <w:lang w:val="en-GB"/>
        </w:rPr>
      </w:pPr>
      <w:r>
        <w:rPr>
          <w:b/>
          <w:bCs/>
          <w:lang w:val="en-GB"/>
        </w:rPr>
      </w:r>
      <w:r>
        <w:br w:type="page"/>
      </w:r>
    </w:p>
    <w:p>
      <w:pPr>
        <w:pStyle w:val="Brdtext1"/>
        <w:rPr>
          <w:b/>
          <w:b/>
          <w:lang w:val="en-GB"/>
        </w:rPr>
      </w:pPr>
      <w:r>
        <w:rPr>
          <w:b/>
          <w:lang w:val="en-GB"/>
        </w:rPr>
        <w:t>Study population</w:t>
      </w:r>
    </w:p>
    <w:p>
      <w:pPr>
        <w:pStyle w:val="Brdtext1"/>
        <w:rPr>
          <w:lang w:val="en-GB"/>
        </w:rPr>
      </w:pPr>
      <w:r>
        <w:rPr>
          <w:lang w:val="en-GB"/>
        </w:rPr>
        <w:t xml:space="preserve">We studied data of patients registered in both the </w:t>
      </w:r>
      <w:commentRangeStart w:id="16"/>
      <w:r>
        <w:rPr>
          <w:lang w:val="en-GB"/>
        </w:rPr>
        <w:t xml:space="preserve">Swedish trauma registry from SweTrau </w:t>
      </w:r>
      <w:r>
        <w:rPr>
          <w:lang w:val="en-GB"/>
        </w:rPr>
      </w:r>
      <w:commentRangeEnd w:id="16"/>
      <w:r>
        <w:commentReference w:id="16"/>
      </w:r>
      <w:r>
        <w:rPr>
          <w:lang w:val="en-GB"/>
        </w:rPr>
        <w:t>and the trauma quality data base at the Karolinska University hospital meeting the following criteria:</w:t>
      </w:r>
    </w:p>
    <w:p>
      <w:pPr>
        <w:pStyle w:val="Brdtext1"/>
        <w:numPr>
          <w:ilvl w:val="0"/>
          <w:numId w:val="1"/>
        </w:numPr>
        <w:rPr>
          <w:lang w:val="en-GB"/>
        </w:rPr>
      </w:pPr>
      <w:r>
        <w:rPr>
          <w:lang w:val="en-GB"/>
        </w:rPr>
        <w:t>Older than 15 years</w:t>
      </w:r>
    </w:p>
    <w:p>
      <w:pPr>
        <w:pStyle w:val="Brdtext1"/>
        <w:numPr>
          <w:ilvl w:val="0"/>
          <w:numId w:val="1"/>
        </w:numPr>
        <w:rPr>
          <w:lang w:val="en-GB"/>
        </w:rPr>
      </w:pPr>
      <w:r>
        <w:rPr>
          <w:lang w:val="en-GB"/>
        </w:rPr>
        <w:t xml:space="preserve">A NISS &gt; over 15 </w:t>
      </w:r>
    </w:p>
    <w:p>
      <w:pPr>
        <w:pStyle w:val="Brdtext1"/>
        <w:numPr>
          <w:ilvl w:val="0"/>
          <w:numId w:val="1"/>
        </w:numPr>
        <w:rPr>
          <w:lang w:val="en-GB"/>
        </w:rPr>
      </w:pPr>
      <w:r>
        <w:rPr>
          <w:lang w:val="en-GB"/>
        </w:rPr>
        <w:t>Being reviewed at an M&amp;M conference</w:t>
      </w:r>
    </w:p>
    <w:p>
      <w:pPr>
        <w:pStyle w:val="Brdtext1"/>
        <w:rPr>
          <w:lang w:val="en-GB"/>
        </w:rPr>
      </w:pPr>
      <w:r>
        <w:rPr>
          <w:lang w:val="en-GB"/>
        </w:rPr>
      </w:r>
    </w:p>
    <w:p>
      <w:pPr>
        <w:pStyle w:val="Brdtext1"/>
        <w:rPr>
          <w:b/>
          <w:b/>
          <w:lang w:val="en-GB"/>
        </w:rPr>
      </w:pPr>
      <w:r>
        <w:rPr>
          <w:b/>
          <w:lang w:val="en-GB"/>
        </w:rPr>
        <w:t xml:space="preserve">Variables </w:t>
      </w:r>
    </w:p>
    <w:p>
      <w:pPr>
        <w:pStyle w:val="Brdtext1"/>
        <w:rPr>
          <w:lang w:val="en-GB"/>
        </w:rPr>
      </w:pPr>
      <w:r>
        <w:rPr>
          <w:lang w:val="en-GB"/>
        </w:rPr>
        <w:t>The outcome/</w:t>
      </w:r>
      <w:del w:id="17" w:author="Martin Gerdin Wärnberg" w:date="2023-05-04T21:42:33Z">
        <w:r>
          <w:rPr>
            <w:lang w:val="en-GB"/>
          </w:rPr>
          <w:delText>dependent variable</w:delText>
        </w:r>
      </w:del>
      <w:r>
        <w:rPr>
          <w:lang w:val="en-GB"/>
        </w:rPr>
        <w:t xml:space="preserve"> was specific OFIs identified by the M&amp;M-</w:t>
      </w:r>
      <w:del w:id="18" w:author="Martin Gerdin Wärnberg" w:date="2023-05-04T21:42:39Z">
        <w:r>
          <w:rPr>
            <w:lang w:val="en-GB"/>
          </w:rPr>
          <w:delText>team</w:delText>
        </w:r>
      </w:del>
      <w:ins w:id="19" w:author="Martin Gerdin Wärnberg" w:date="2023-05-04T21:42:39Z">
        <w:r>
          <w:rPr>
            <w:bCs/>
            <w:lang w:val="en-GB"/>
          </w:rPr>
          <w:t>conference</w:t>
        </w:r>
      </w:ins>
      <w:r>
        <w:rPr>
          <w:lang w:val="en-GB"/>
        </w:rPr>
        <w:t xml:space="preserve"> at the Karolinska University hospital. The OFIs were further grouped into 5 categories of improvement similar to Teixeria et al </w:t>
      </w:r>
      <w:r>
        <w:fldChar w:fldCharType="begin"/>
      </w:r>
      <w:r>
        <w:rPr>
          <w:lang w:val="en-GB"/>
        </w:rPr>
        <w:instrText>ADDIN ZOTERO_ITEM CSL_CITATION {"citationID":"xntCi3bL","properties":{"formattedCitation":"(20)","plainCitation":"(20)","noteIndex":0},"citationItems":[{"id":131,"uris":["http://zotero.org/users/local/dRJOFA2S/items/BXJQF5W4"],"itemData":{"id":131,"type":"article-journal","container-title":"Journal of Trauma: Injury, Infection &amp; Critical Care","DOI":"10.1097/TA.0b013e31815078ae","ISSN":"0022-5282","issue":"6","language":"en","page":"1338-1347","source":"DOI.org (Crossref)","title":"Preventable or Potentially Preventable Mortality at a Mature Trauma Center","volume":"63","author":[{"family":"Teixeira","given":"Pedro G. R."},{"family":"Inaba","given":"Kenji"},{"family":"Hadjizacharia","given":"Pantelis"},{"family":"Brown","given":"Carlos"},{"family":"Salim","given":"Ali"},{"family":"Rhee","given":"Peter"},{"family":"Browder","given":"Timothy"},{"family":"Noguchi","given":"Thomas T."},{"family":"Demetriades","given":"Demetrios"}],"issued":{"date-parts":[["2007",12]]}}}],"schema":"https://github.com/citation-style-language/schema/raw/master/csl-citation.json"}</w:instrText>
      </w:r>
      <w:r>
        <w:rPr>
          <w:lang w:val="en-GB"/>
        </w:rPr>
      </w:r>
      <w:r>
        <w:rPr>
          <w:lang w:val="en-GB"/>
        </w:rPr>
        <w:fldChar w:fldCharType="separate"/>
      </w:r>
      <w:r>
        <w:rPr>
          <w:lang w:val="en-GB"/>
        </w:rPr>
        <w:t>(20)</w:t>
      </w:r>
      <w:r>
        <w:rPr>
          <w:lang w:val="en-GB"/>
        </w:rPr>
      </w:r>
      <w:r>
        <w:rPr>
          <w:lang w:val="en-GB"/>
        </w:rPr>
        <w:fldChar w:fldCharType="end"/>
      </w:r>
      <w:r>
        <w:rPr>
          <w:lang w:val="en-GB"/>
        </w:rPr>
        <w:t xml:space="preserve"> and O’Reilly </w:t>
      </w:r>
      <w:r>
        <w:fldChar w:fldCharType="begin"/>
      </w:r>
      <w:r>
        <w:rPr>
          <w:lang w:val="en-GB"/>
        </w:rPr>
        <w:instrText>ADDIN ZOTERO_ITEM CSL_CITATION {"citationID":"U77e2Frb","properties":{"formattedCitation":"(19)","plainCitation":"(19)","noteIndex":0},"citationItems":[{"id":72,"uris":["http://zotero.org/users/local/dRJOFA2S/items/WXERPQHE"],"itemData":{"id":72,"type":"article-journal","abstract":"Bleeding is the leading cause of preventable death after injury. This retrospective study aimed to characterize opportunities for performance improvement (OPIs) identified in patients who died from bleeding and were considered by the quality improvement system of a major trauma centre.All trauma deaths in 2006–2010 were discussed at the trauma morbidity and mortality meeting. Deaths from haemorrhage were identified and subjected to qualitative and quantitative evaluation. OPIs were identified and remedial action was taken.During the study interval there were 7511 trauma team activations; 423 patients died. Haemorrhage was the second most common cause of death, in 112 patients, and made a substantial contribution to death in a further 15. For 84 of these 127 patients, a total of 150 OPIs were identified. Most arose in the emergency department, but involved personnel from many departments. Problems with decision-making were more common than errors in technical skill. OPIs frequently involved the decision between surgery, radiology and further investigation. Delayed and inappropriate surgery occurred even when investigation and diagnosis were appropriate. The mortality rate among patients presenting in shock fell significantly over the study interval (P &amp;lt; 0·026).Problems with judgement are more common than those of skill. Death from traumatic haemorrhage is associated with identifiable, remediable failures in care. The implementation of a systematic trauma quality improvement system was associated with a fall in the mortality rate among patients presenting in shock.","container-title":"British Journal of Surgery","DOI":"10.1002/bjs.9096","ISSN":"0007-1323","issue":"6","journalAbbreviation":"British Journal of Surgery","page":"749-755","source":"Silverchair","title":"Opportunities for improvement in the management of patients who die from haemorrhage after trauma","volume":"100","author":[{"family":"O'Reilly","given":"D"},{"family":"Mahendran","given":"K"},{"family":"West","given":"A"},{"family":"Shirley","given":"P"},{"family":"Walsh","given":"M"},{"family":"Tai","given":"N"}],"issued":{"date-parts":[["2013",5,1]]}}}],"schema":"https://github.com/citation-style-language/schema/raw/master/csl-citation.json"}</w:instrText>
      </w:r>
      <w:r>
        <w:rPr>
          <w:lang w:val="en-GB"/>
        </w:rPr>
      </w:r>
      <w:r>
        <w:rPr>
          <w:lang w:val="en-GB"/>
        </w:rPr>
        <w:fldChar w:fldCharType="separate"/>
      </w:r>
      <w:r>
        <w:rPr>
          <w:lang w:val="en-GB"/>
        </w:rPr>
        <w:t>(19)</w:t>
      </w:r>
      <w:r>
        <w:rPr>
          <w:lang w:val="en-GB"/>
        </w:rPr>
      </w:r>
      <w:r>
        <w:rPr>
          <w:lang w:val="en-GB"/>
        </w:rPr>
        <w:fldChar w:fldCharType="end"/>
      </w:r>
      <w:r>
        <w:rPr>
          <w:lang w:val="en-GB"/>
        </w:rPr>
        <w:t xml:space="preserve">, presented in Table 2.  Preventable death was included as an OFI for patients passing within 30 days after trauma. The OFI included deaths that assessed as preventable or potentially preventable at conference. Finally, “no OFI”, was included in cases where no OFIs were identified at conference. Only the dominating OFI from conference was counted, each patient was thus only presented once. </w:t>
      </w:r>
    </w:p>
    <w:p>
      <w:pPr>
        <w:pStyle w:val="Brdtext1"/>
        <w:rPr>
          <w:lang w:val="en-GB"/>
        </w:rPr>
      </w:pPr>
      <w:r>
        <w:rPr>
          <w:lang w:val="en-GB"/>
        </w:rPr>
      </w:r>
    </w:p>
    <w:tbl>
      <w:tblPr>
        <w:tblStyle w:val="Tabellrutnt"/>
        <w:tblW w:w="90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80"/>
        <w:gridCol w:w="1133"/>
        <w:gridCol w:w="1134"/>
        <w:gridCol w:w="1139"/>
        <w:gridCol w:w="137"/>
        <w:gridCol w:w="1424"/>
        <w:gridCol w:w="849"/>
        <w:gridCol w:w="1270"/>
      </w:tblGrid>
      <w:tr>
        <w:trPr>
          <w:trHeight w:val="50" w:hRule="atLeast"/>
        </w:trPr>
        <w:tc>
          <w:tcPr>
            <w:tcW w:w="9066" w:type="dxa"/>
            <w:gridSpan w:val="8"/>
            <w:tcBorders>
              <w:top w:val="nil"/>
              <w:left w:val="nil"/>
              <w:bottom w:val="single" w:sz="8" w:space="0" w:color="000000"/>
              <w:right w:val="nil"/>
            </w:tcBorders>
          </w:tcPr>
          <w:p>
            <w:pPr>
              <w:pStyle w:val="Brdtext1"/>
              <w:widowControl w:val="false"/>
              <w:suppressAutoHyphens w:val="true"/>
              <w:spacing w:before="0" w:after="0"/>
              <w:jc w:val="center"/>
              <w:rPr>
                <w:b/>
                <w:b/>
                <w:bCs w:val="false"/>
                <w:sz w:val="22"/>
                <w:szCs w:val="22"/>
                <w:lang w:val="en-GB"/>
              </w:rPr>
            </w:pPr>
            <w:r>
              <w:rPr>
                <w:rFonts w:eastAsia="Times New Roman" w:cs="Times New Roman"/>
                <w:b/>
                <w:bCs w:val="false"/>
                <w:kern w:val="0"/>
                <w:sz w:val="22"/>
                <w:szCs w:val="22"/>
                <w:lang w:val="en-GB" w:eastAsia="en-US" w:bidi="ar-SA"/>
              </w:rPr>
              <w:t>Table 2. Categories of OFI</w:t>
            </w:r>
          </w:p>
        </w:tc>
      </w:tr>
      <w:tr>
        <w:trPr>
          <w:trHeight w:val="789" w:hRule="atLeast"/>
        </w:trPr>
        <w:tc>
          <w:tcPr>
            <w:tcW w:w="1980" w:type="dxa"/>
            <w:tcBorders>
              <w:top w:val="single" w:sz="18" w:space="0" w:color="000000"/>
              <w:left w:val="nil"/>
              <w:bottom w:val="single" w:sz="6" w:space="0" w:color="000000"/>
              <w:right w:val="nil"/>
            </w:tcBorders>
          </w:tcPr>
          <w:p>
            <w:pPr>
              <w:pStyle w:val="Brdtext1"/>
              <w:widowControl w:val="false"/>
              <w:suppressAutoHyphens w:val="true"/>
              <w:spacing w:before="0" w:after="0"/>
              <w:jc w:val="center"/>
              <w:rPr>
                <w:sz w:val="22"/>
                <w:szCs w:val="22"/>
                <w:lang w:val="en-GB"/>
              </w:rPr>
            </w:pPr>
            <w:r>
              <w:rPr>
                <w:rFonts w:eastAsia="Times New Roman" w:cs="Times New Roman"/>
                <w:kern w:val="0"/>
                <w:sz w:val="22"/>
                <w:szCs w:val="22"/>
                <w:lang w:val="en-GB" w:eastAsia="en-US" w:bidi="ar-SA"/>
              </w:rPr>
              <w:t>Judgement error</w:t>
            </w:r>
          </w:p>
        </w:tc>
        <w:tc>
          <w:tcPr>
            <w:tcW w:w="1133" w:type="dxa"/>
            <w:tcBorders>
              <w:top w:val="single" w:sz="18" w:space="0" w:color="000000"/>
              <w:left w:val="nil"/>
              <w:bottom w:val="single" w:sz="6" w:space="0" w:color="000000"/>
              <w:right w:val="nil"/>
            </w:tcBorders>
          </w:tcPr>
          <w:p>
            <w:pPr>
              <w:pStyle w:val="Brdtext1"/>
              <w:widowControl w:val="false"/>
              <w:suppressAutoHyphens w:val="true"/>
              <w:spacing w:before="0" w:after="0"/>
              <w:jc w:val="center"/>
              <w:rPr>
                <w:sz w:val="22"/>
                <w:szCs w:val="22"/>
                <w:lang w:val="en-GB"/>
              </w:rPr>
            </w:pPr>
            <w:r>
              <w:rPr>
                <w:rFonts w:eastAsia="Times New Roman" w:cs="Times New Roman"/>
                <w:kern w:val="0"/>
                <w:sz w:val="22"/>
                <w:szCs w:val="22"/>
                <w:lang w:val="en-GB" w:eastAsia="en-US" w:bidi="ar-SA"/>
              </w:rPr>
              <w:t xml:space="preserve">Delay </w:t>
            </w:r>
          </w:p>
        </w:tc>
        <w:tc>
          <w:tcPr>
            <w:tcW w:w="1134" w:type="dxa"/>
            <w:tcBorders>
              <w:top w:val="single" w:sz="18" w:space="0" w:color="000000"/>
              <w:left w:val="nil"/>
              <w:bottom w:val="single" w:sz="6" w:space="0" w:color="000000"/>
              <w:right w:val="nil"/>
            </w:tcBorders>
          </w:tcPr>
          <w:p>
            <w:pPr>
              <w:pStyle w:val="Brdtext1"/>
              <w:widowControl w:val="false"/>
              <w:suppressAutoHyphens w:val="true"/>
              <w:spacing w:before="0" w:after="0"/>
              <w:jc w:val="center"/>
              <w:rPr>
                <w:sz w:val="22"/>
                <w:szCs w:val="22"/>
                <w:lang w:val="en-GB"/>
              </w:rPr>
            </w:pPr>
            <w:r>
              <w:rPr>
                <w:rFonts w:eastAsia="Times New Roman" w:cs="Times New Roman"/>
                <w:kern w:val="0"/>
                <w:sz w:val="22"/>
                <w:szCs w:val="22"/>
                <w:lang w:val="en-GB" w:eastAsia="en-US" w:bidi="ar-SA"/>
              </w:rPr>
              <w:t>Missed diagnosis</w:t>
            </w:r>
          </w:p>
        </w:tc>
        <w:tc>
          <w:tcPr>
            <w:tcW w:w="1276" w:type="dxa"/>
            <w:gridSpan w:val="2"/>
            <w:tcBorders>
              <w:top w:val="single" w:sz="18" w:space="0" w:color="000000"/>
              <w:left w:val="nil"/>
              <w:bottom w:val="single" w:sz="6" w:space="0" w:color="000000"/>
              <w:right w:val="nil"/>
            </w:tcBorders>
          </w:tcPr>
          <w:p>
            <w:pPr>
              <w:pStyle w:val="Brdtext1"/>
              <w:widowControl w:val="false"/>
              <w:suppressAutoHyphens w:val="true"/>
              <w:spacing w:before="0" w:after="0"/>
              <w:jc w:val="center"/>
              <w:rPr>
                <w:sz w:val="22"/>
                <w:szCs w:val="22"/>
                <w:lang w:val="en-GB"/>
              </w:rPr>
            </w:pPr>
            <w:r>
              <w:rPr>
                <w:rFonts w:eastAsia="Times New Roman" w:cs="Times New Roman"/>
                <w:kern w:val="0"/>
                <w:sz w:val="22"/>
                <w:szCs w:val="22"/>
                <w:lang w:val="en-GB" w:eastAsia="en-US" w:bidi="ar-SA"/>
              </w:rPr>
              <w:t>Technical</w:t>
            </w:r>
          </w:p>
        </w:tc>
        <w:tc>
          <w:tcPr>
            <w:tcW w:w="1424" w:type="dxa"/>
            <w:tcBorders>
              <w:top w:val="single" w:sz="18" w:space="0" w:color="000000"/>
              <w:left w:val="nil"/>
              <w:bottom w:val="single" w:sz="6" w:space="0" w:color="000000"/>
              <w:right w:val="nil"/>
            </w:tcBorders>
          </w:tcPr>
          <w:p>
            <w:pPr>
              <w:pStyle w:val="Brdtext1"/>
              <w:widowControl w:val="false"/>
              <w:suppressAutoHyphens w:val="true"/>
              <w:spacing w:before="0" w:after="0"/>
              <w:rPr>
                <w:sz w:val="22"/>
                <w:szCs w:val="22"/>
                <w:lang w:val="en-GB"/>
              </w:rPr>
            </w:pPr>
            <w:r>
              <w:rPr>
                <w:rFonts w:eastAsia="Times New Roman" w:cs="Times New Roman"/>
                <w:kern w:val="0"/>
                <w:sz w:val="22"/>
                <w:szCs w:val="22"/>
                <w:lang w:val="en-GB" w:eastAsia="en-US" w:bidi="ar-SA"/>
              </w:rPr>
              <w:t>Other</w:t>
            </w:r>
          </w:p>
        </w:tc>
        <w:tc>
          <w:tcPr>
            <w:tcW w:w="849" w:type="dxa"/>
            <w:tcBorders>
              <w:top w:val="single" w:sz="18" w:space="0" w:color="000000"/>
              <w:left w:val="nil"/>
              <w:bottom w:val="single" w:sz="6" w:space="0" w:color="000000"/>
              <w:right w:val="nil"/>
            </w:tcBorders>
          </w:tcPr>
          <w:p>
            <w:pPr>
              <w:pStyle w:val="Brdtext1"/>
              <w:widowControl w:val="false"/>
              <w:suppressAutoHyphens w:val="true"/>
              <w:spacing w:before="0" w:after="0"/>
              <w:jc w:val="center"/>
              <w:rPr>
                <w:sz w:val="22"/>
                <w:szCs w:val="22"/>
                <w:lang w:val="en-GB"/>
              </w:rPr>
            </w:pPr>
            <w:r>
              <w:rPr>
                <w:rFonts w:eastAsia="Times New Roman" w:cs="Times New Roman"/>
                <w:kern w:val="0"/>
                <w:sz w:val="22"/>
                <w:szCs w:val="22"/>
                <w:lang w:val="en-GB" w:eastAsia="en-US" w:bidi="ar-SA"/>
              </w:rPr>
              <w:t>No OFI</w:t>
            </w:r>
          </w:p>
        </w:tc>
        <w:tc>
          <w:tcPr>
            <w:tcW w:w="1270" w:type="dxa"/>
            <w:tcBorders>
              <w:top w:val="single" w:sz="18" w:space="0" w:color="000000"/>
              <w:left w:val="nil"/>
              <w:bottom w:val="single" w:sz="6" w:space="0" w:color="000000"/>
              <w:right w:val="nil"/>
            </w:tcBorders>
          </w:tcPr>
          <w:p>
            <w:pPr>
              <w:pStyle w:val="Brdtext1"/>
              <w:widowControl w:val="false"/>
              <w:suppressAutoHyphens w:val="true"/>
              <w:spacing w:before="0" w:after="0"/>
              <w:jc w:val="left"/>
              <w:rPr>
                <w:sz w:val="22"/>
                <w:szCs w:val="22"/>
                <w:lang w:val="en-GB"/>
              </w:rPr>
            </w:pPr>
            <w:commentRangeStart w:id="17"/>
            <w:r>
              <w:rPr>
                <w:rFonts w:eastAsia="Times New Roman" w:cs="Times New Roman"/>
                <w:kern w:val="0"/>
                <w:sz w:val="22"/>
                <w:szCs w:val="22"/>
                <w:lang w:val="en-GB" w:eastAsia="en-US" w:bidi="ar-SA"/>
              </w:rPr>
              <w:t>Preventable</w:t>
            </w:r>
            <w:commentRangeEnd w:id="17"/>
            <w:r>
              <w:commentReference w:id="17"/>
            </w:r>
            <w:r>
              <w:rPr>
                <w:rFonts w:eastAsia="Times New Roman" w:cs="Times New Roman"/>
                <w:kern w:val="0"/>
                <w:sz w:val="22"/>
                <w:szCs w:val="22"/>
                <w:lang w:val="en-GB" w:eastAsia="en-US" w:bidi="ar-SA"/>
              </w:rPr>
            </w:r>
          </w:p>
        </w:tc>
      </w:tr>
      <w:tr>
        <w:trPr>
          <w:trHeight w:val="2616" w:hRule="atLeast"/>
        </w:trPr>
        <w:tc>
          <w:tcPr>
            <w:tcW w:w="1980" w:type="dxa"/>
            <w:tcBorders>
              <w:top w:val="single" w:sz="6" w:space="0" w:color="000000"/>
              <w:left w:val="nil"/>
              <w:bottom w:val="single" w:sz="6" w:space="0" w:color="000000"/>
              <w:right w:val="nil"/>
            </w:tcBorders>
          </w:tcPr>
          <w:p>
            <w:pPr>
              <w:pStyle w:val="Table"/>
              <w:widowControl w:val="false"/>
              <w:suppressAutoHyphens w:val="true"/>
              <w:spacing w:before="0" w:after="0"/>
              <w:rPr>
                <w:sz w:val="20"/>
                <w:szCs w:val="20"/>
              </w:rPr>
            </w:pPr>
            <w:r>
              <w:rPr>
                <w:rFonts w:eastAsia="Times New Roman" w:cs="Times New Roman"/>
                <w:kern w:val="0"/>
                <w:sz w:val="20"/>
                <w:szCs w:val="20"/>
                <w:lang w:eastAsia="en-US" w:bidi="ar-SA"/>
              </w:rPr>
              <w:t>Shortage of competence</w:t>
            </w:r>
          </w:p>
          <w:p>
            <w:pPr>
              <w:pStyle w:val="Table"/>
              <w:widowControl w:val="false"/>
              <w:suppressAutoHyphens w:val="true"/>
              <w:spacing w:before="0" w:after="0"/>
              <w:rPr>
                <w:sz w:val="20"/>
                <w:szCs w:val="20"/>
              </w:rPr>
            </w:pPr>
            <w:r>
              <w:rPr>
                <w:sz w:val="20"/>
                <w:szCs w:val="20"/>
              </w:rPr>
            </w:r>
          </w:p>
          <w:p>
            <w:pPr>
              <w:pStyle w:val="Table"/>
              <w:widowControl w:val="false"/>
              <w:suppressAutoHyphens w:val="true"/>
              <w:spacing w:before="0" w:after="0"/>
              <w:rPr>
                <w:sz w:val="20"/>
                <w:szCs w:val="20"/>
              </w:rPr>
            </w:pPr>
            <w:r>
              <w:rPr>
                <w:rFonts w:eastAsia="Times New Roman" w:cs="Times New Roman"/>
                <w:kern w:val="0"/>
                <w:sz w:val="20"/>
                <w:szCs w:val="20"/>
                <w:lang w:eastAsia="en-US" w:bidi="ar-SA"/>
              </w:rPr>
              <w:t>Wrong level of care</w:t>
            </w:r>
          </w:p>
          <w:p>
            <w:pPr>
              <w:pStyle w:val="Table"/>
              <w:widowControl w:val="false"/>
              <w:suppressAutoHyphens w:val="true"/>
              <w:spacing w:before="0" w:after="0"/>
              <w:rPr>
                <w:sz w:val="20"/>
                <w:szCs w:val="20"/>
              </w:rPr>
            </w:pPr>
            <w:r>
              <w:rPr>
                <w:sz w:val="20"/>
                <w:szCs w:val="20"/>
              </w:rPr>
            </w:r>
          </w:p>
          <w:p>
            <w:pPr>
              <w:pStyle w:val="Table"/>
              <w:widowControl w:val="false"/>
              <w:suppressAutoHyphens w:val="true"/>
              <w:spacing w:before="0" w:after="0"/>
              <w:rPr>
                <w:sz w:val="20"/>
                <w:szCs w:val="20"/>
              </w:rPr>
            </w:pPr>
            <w:r>
              <w:rPr>
                <w:rFonts w:eastAsia="Times New Roman" w:cs="Times New Roman"/>
                <w:kern w:val="0"/>
                <w:sz w:val="20"/>
                <w:szCs w:val="20"/>
                <w:lang w:eastAsia="en-US" w:bidi="ar-SA"/>
              </w:rPr>
              <w:t>Problem with triage at ED</w:t>
            </w:r>
          </w:p>
          <w:p>
            <w:pPr>
              <w:pStyle w:val="Table"/>
              <w:widowControl w:val="false"/>
              <w:suppressAutoHyphens w:val="true"/>
              <w:spacing w:before="0" w:after="0"/>
              <w:rPr>
                <w:sz w:val="20"/>
                <w:szCs w:val="20"/>
              </w:rPr>
            </w:pPr>
            <w:r>
              <w:rPr>
                <w:sz w:val="20"/>
                <w:szCs w:val="20"/>
              </w:rPr>
            </w:r>
          </w:p>
          <w:p>
            <w:pPr>
              <w:pStyle w:val="Table"/>
              <w:widowControl w:val="false"/>
              <w:suppressAutoHyphens w:val="true"/>
              <w:spacing w:before="0" w:after="0"/>
              <w:rPr>
                <w:sz w:val="20"/>
                <w:szCs w:val="20"/>
              </w:rPr>
            </w:pPr>
            <w:r>
              <w:rPr>
                <w:rFonts w:eastAsia="Times New Roman" w:cs="Times New Roman"/>
                <w:kern w:val="0"/>
                <w:sz w:val="20"/>
                <w:szCs w:val="20"/>
                <w:lang w:eastAsia="en-US" w:bidi="ar-SA"/>
              </w:rPr>
              <w:t xml:space="preserve">Error in administration/decis-on making </w:t>
            </w:r>
          </w:p>
          <w:p>
            <w:pPr>
              <w:pStyle w:val="Table"/>
              <w:widowControl w:val="false"/>
              <w:suppressAutoHyphens w:val="true"/>
              <w:spacing w:before="0" w:after="0"/>
              <w:rPr>
                <w:sz w:val="20"/>
                <w:szCs w:val="20"/>
              </w:rPr>
            </w:pPr>
            <w:r>
              <w:rPr>
                <w:sz w:val="20"/>
                <w:szCs w:val="20"/>
              </w:rPr>
            </w:r>
          </w:p>
          <w:p>
            <w:pPr>
              <w:pStyle w:val="Table"/>
              <w:widowControl w:val="false"/>
              <w:suppressAutoHyphens w:val="true"/>
              <w:spacing w:before="0" w:after="0"/>
              <w:rPr>
                <w:sz w:val="20"/>
                <w:szCs w:val="20"/>
              </w:rPr>
            </w:pPr>
            <w:r>
              <w:rPr>
                <w:sz w:val="20"/>
                <w:szCs w:val="20"/>
              </w:rPr>
            </w:r>
          </w:p>
          <w:p>
            <w:pPr>
              <w:pStyle w:val="Table"/>
              <w:widowControl w:val="false"/>
              <w:suppressAutoHyphens w:val="true"/>
              <w:spacing w:before="0" w:after="0"/>
              <w:rPr>
                <w:sz w:val="20"/>
                <w:szCs w:val="20"/>
              </w:rPr>
            </w:pPr>
            <w:r>
              <w:rPr>
                <w:sz w:val="20"/>
                <w:szCs w:val="20"/>
              </w:rPr>
            </w:r>
          </w:p>
          <w:p>
            <w:pPr>
              <w:pStyle w:val="Table"/>
              <w:widowControl w:val="false"/>
              <w:suppressAutoHyphens w:val="true"/>
              <w:spacing w:before="0" w:after="0"/>
              <w:rPr>
                <w:sz w:val="20"/>
                <w:szCs w:val="20"/>
              </w:rPr>
            </w:pPr>
            <w:r>
              <w:rPr>
                <w:sz w:val="20"/>
                <w:szCs w:val="20"/>
              </w:rPr>
            </w:r>
          </w:p>
        </w:tc>
        <w:tc>
          <w:tcPr>
            <w:tcW w:w="1133" w:type="dxa"/>
            <w:tcBorders>
              <w:top w:val="single" w:sz="6" w:space="0" w:color="000000"/>
              <w:left w:val="nil"/>
              <w:bottom w:val="single" w:sz="6" w:space="0" w:color="000000"/>
              <w:right w:val="nil"/>
            </w:tcBorders>
          </w:tcPr>
          <w:p>
            <w:pPr>
              <w:pStyle w:val="Table"/>
              <w:widowControl w:val="false"/>
              <w:suppressAutoHyphens w:val="true"/>
              <w:spacing w:before="0" w:after="0"/>
              <w:rPr>
                <w:sz w:val="20"/>
                <w:szCs w:val="20"/>
              </w:rPr>
            </w:pPr>
            <w:r>
              <w:rPr>
                <w:rFonts w:eastAsia="Times New Roman" w:cs="Times New Roman"/>
                <w:kern w:val="0"/>
                <w:sz w:val="20"/>
                <w:szCs w:val="20"/>
                <w:lang w:eastAsia="en-US" w:bidi="ar-SA"/>
              </w:rPr>
              <w:t>Long time to operation</w:t>
            </w:r>
          </w:p>
        </w:tc>
        <w:tc>
          <w:tcPr>
            <w:tcW w:w="1134" w:type="dxa"/>
            <w:tcBorders>
              <w:top w:val="single" w:sz="6" w:space="0" w:color="000000"/>
              <w:left w:val="nil"/>
              <w:bottom w:val="single" w:sz="6" w:space="0" w:color="000000"/>
              <w:right w:val="nil"/>
            </w:tcBorders>
          </w:tcPr>
          <w:p>
            <w:pPr>
              <w:pStyle w:val="Table"/>
              <w:widowControl w:val="false"/>
              <w:suppressAutoHyphens w:val="true"/>
              <w:spacing w:before="0" w:after="0"/>
              <w:rPr>
                <w:sz w:val="20"/>
                <w:szCs w:val="20"/>
              </w:rPr>
            </w:pPr>
            <w:r>
              <w:rPr>
                <w:rFonts w:eastAsia="Times New Roman" w:cs="Times New Roman"/>
                <w:kern w:val="0"/>
                <w:sz w:val="20"/>
                <w:szCs w:val="20"/>
                <w:lang w:eastAsia="en-US" w:bidi="ar-SA"/>
              </w:rPr>
              <w:t>Missed injury</w:t>
            </w:r>
          </w:p>
          <w:p>
            <w:pPr>
              <w:pStyle w:val="Table"/>
              <w:widowControl w:val="false"/>
              <w:suppressAutoHyphens w:val="true"/>
              <w:spacing w:before="0" w:after="0"/>
              <w:rPr>
                <w:sz w:val="20"/>
                <w:szCs w:val="20"/>
              </w:rPr>
            </w:pPr>
            <w:r>
              <w:rPr>
                <w:sz w:val="20"/>
                <w:szCs w:val="20"/>
              </w:rPr>
            </w:r>
          </w:p>
          <w:p>
            <w:pPr>
              <w:pStyle w:val="Table"/>
              <w:widowControl w:val="false"/>
              <w:suppressAutoHyphens w:val="true"/>
              <w:spacing w:before="0" w:after="0"/>
              <w:rPr>
                <w:sz w:val="20"/>
                <w:szCs w:val="20"/>
              </w:rPr>
            </w:pPr>
            <w:r>
              <w:rPr>
                <w:rFonts w:eastAsia="Times New Roman" w:cs="Times New Roman"/>
                <w:kern w:val="0"/>
                <w:sz w:val="20"/>
                <w:szCs w:val="20"/>
                <w:lang w:eastAsia="en-US" w:bidi="ar-SA"/>
              </w:rPr>
              <w:t>Long time to CT</w:t>
            </w:r>
          </w:p>
        </w:tc>
        <w:tc>
          <w:tcPr>
            <w:tcW w:w="1139" w:type="dxa"/>
            <w:tcBorders>
              <w:top w:val="single" w:sz="6" w:space="0" w:color="000000"/>
              <w:left w:val="nil"/>
              <w:bottom w:val="single" w:sz="6" w:space="0" w:color="000000"/>
              <w:right w:val="nil"/>
            </w:tcBorders>
          </w:tcPr>
          <w:p>
            <w:pPr>
              <w:pStyle w:val="Table"/>
              <w:widowControl w:val="false"/>
              <w:suppressAutoHyphens w:val="true"/>
              <w:spacing w:before="0" w:after="0"/>
              <w:rPr>
                <w:sz w:val="20"/>
                <w:szCs w:val="20"/>
              </w:rPr>
            </w:pPr>
            <w:r>
              <w:rPr>
                <w:rFonts w:eastAsia="Times New Roman" w:cs="Times New Roman"/>
                <w:kern w:val="0"/>
                <w:sz w:val="20"/>
                <w:szCs w:val="20"/>
                <w:lang w:eastAsia="en-US" w:bidi="ar-SA"/>
              </w:rPr>
              <w:t xml:space="preserve">Error in logistics or technique </w:t>
            </w:r>
          </w:p>
        </w:tc>
        <w:tc>
          <w:tcPr>
            <w:tcW w:w="1561" w:type="dxa"/>
            <w:gridSpan w:val="2"/>
            <w:tcBorders>
              <w:top w:val="single" w:sz="6" w:space="0" w:color="000000"/>
              <w:left w:val="nil"/>
              <w:bottom w:val="single" w:sz="6" w:space="0" w:color="000000"/>
              <w:right w:val="nil"/>
            </w:tcBorders>
          </w:tcPr>
          <w:p>
            <w:pPr>
              <w:pStyle w:val="Table"/>
              <w:widowControl w:val="false"/>
              <w:suppressAutoHyphens w:val="true"/>
              <w:spacing w:before="0" w:after="0"/>
              <w:rPr>
                <w:sz w:val="20"/>
                <w:szCs w:val="20"/>
              </w:rPr>
            </w:pPr>
            <w:r>
              <w:rPr>
                <w:rFonts w:eastAsia="Times New Roman" w:cs="Times New Roman"/>
                <w:kern w:val="0"/>
                <w:sz w:val="20"/>
                <w:szCs w:val="20"/>
                <w:lang w:eastAsia="en-US" w:bidi="ar-SA"/>
              </w:rPr>
              <w:t>Problem with trauma criteria,</w:t>
            </w:r>
          </w:p>
          <w:p>
            <w:pPr>
              <w:pStyle w:val="Table"/>
              <w:widowControl w:val="false"/>
              <w:suppressAutoHyphens w:val="true"/>
              <w:spacing w:before="0" w:after="0"/>
              <w:rPr>
                <w:sz w:val="20"/>
                <w:szCs w:val="20"/>
              </w:rPr>
            </w:pPr>
            <w:r>
              <w:rPr>
                <w:sz w:val="20"/>
                <w:szCs w:val="20"/>
              </w:rPr>
            </w:r>
          </w:p>
          <w:p>
            <w:pPr>
              <w:pStyle w:val="Table"/>
              <w:widowControl w:val="false"/>
              <w:suppressAutoHyphens w:val="true"/>
              <w:spacing w:before="0" w:after="0"/>
              <w:rPr>
                <w:sz w:val="20"/>
                <w:szCs w:val="20"/>
              </w:rPr>
            </w:pPr>
            <w:r>
              <w:rPr>
                <w:rFonts w:eastAsia="Times New Roman" w:cs="Times New Roman"/>
                <w:kern w:val="0"/>
                <w:sz w:val="20"/>
                <w:szCs w:val="20"/>
                <w:lang w:eastAsia="en-US" w:bidi="ar-SA"/>
              </w:rPr>
              <w:t>Error in documentation,</w:t>
            </w:r>
          </w:p>
          <w:p>
            <w:pPr>
              <w:pStyle w:val="Table"/>
              <w:widowControl w:val="false"/>
              <w:suppressAutoHyphens w:val="true"/>
              <w:spacing w:before="0" w:after="0"/>
              <w:rPr>
                <w:sz w:val="20"/>
                <w:szCs w:val="20"/>
              </w:rPr>
            </w:pPr>
            <w:r>
              <w:rPr>
                <w:sz w:val="20"/>
                <w:szCs w:val="20"/>
              </w:rPr>
            </w:r>
          </w:p>
          <w:p>
            <w:pPr>
              <w:pStyle w:val="Table"/>
              <w:widowControl w:val="false"/>
              <w:suppressAutoHyphens w:val="true"/>
              <w:spacing w:before="0" w:after="0"/>
              <w:rPr>
                <w:sz w:val="20"/>
                <w:szCs w:val="20"/>
              </w:rPr>
            </w:pPr>
            <w:r>
              <w:rPr>
                <w:rFonts w:eastAsia="Times New Roman" w:cs="Times New Roman"/>
                <w:kern w:val="0"/>
                <w:sz w:val="20"/>
                <w:szCs w:val="20"/>
                <w:lang w:eastAsia="en-US" w:bidi="ar-SA"/>
              </w:rPr>
              <w:t>Communication,</w:t>
            </w:r>
          </w:p>
          <w:p>
            <w:pPr>
              <w:pStyle w:val="Table"/>
              <w:widowControl w:val="false"/>
              <w:suppressAutoHyphens w:val="true"/>
              <w:spacing w:before="0" w:after="0"/>
              <w:rPr>
                <w:sz w:val="20"/>
                <w:szCs w:val="20"/>
              </w:rPr>
            </w:pPr>
            <w:r>
              <w:rPr>
                <w:rFonts w:eastAsia="Times New Roman" w:cs="Times New Roman"/>
                <w:kern w:val="0"/>
                <w:sz w:val="20"/>
                <w:szCs w:val="20"/>
                <w:lang w:eastAsia="en-US" w:bidi="ar-SA"/>
              </w:rPr>
              <w:t>Problem with tertiary survey,</w:t>
            </w:r>
          </w:p>
          <w:p>
            <w:pPr>
              <w:pStyle w:val="Table"/>
              <w:widowControl w:val="false"/>
              <w:suppressAutoHyphens w:val="true"/>
              <w:spacing w:before="0" w:after="0"/>
              <w:rPr>
                <w:sz w:val="20"/>
                <w:szCs w:val="20"/>
              </w:rPr>
            </w:pPr>
            <w:r>
              <w:rPr>
                <w:sz w:val="20"/>
                <w:szCs w:val="20"/>
              </w:rPr>
            </w:r>
          </w:p>
          <w:p>
            <w:pPr>
              <w:pStyle w:val="Table"/>
              <w:widowControl w:val="false"/>
              <w:suppressAutoHyphens w:val="true"/>
              <w:spacing w:before="0" w:after="0"/>
              <w:rPr>
                <w:sz w:val="20"/>
                <w:szCs w:val="20"/>
              </w:rPr>
            </w:pPr>
            <w:r>
              <w:rPr>
                <w:rFonts w:eastAsia="Times New Roman" w:cs="Times New Roman"/>
                <w:kern w:val="0"/>
                <w:sz w:val="20"/>
                <w:szCs w:val="20"/>
                <w:lang w:eastAsia="en-US" w:bidi="ar-SA"/>
              </w:rPr>
              <w:t>Error in routine</w:t>
            </w:r>
          </w:p>
          <w:p>
            <w:pPr>
              <w:pStyle w:val="Table"/>
              <w:widowControl w:val="false"/>
              <w:suppressAutoHyphens w:val="true"/>
              <w:spacing w:before="0" w:after="0"/>
              <w:rPr>
                <w:sz w:val="20"/>
                <w:szCs w:val="20"/>
              </w:rPr>
            </w:pPr>
            <w:r>
              <w:rPr>
                <w:sz w:val="20"/>
                <w:szCs w:val="20"/>
              </w:rPr>
            </w:r>
          </w:p>
          <w:p>
            <w:pPr>
              <w:pStyle w:val="Table"/>
              <w:widowControl w:val="false"/>
              <w:suppressAutoHyphens w:val="true"/>
              <w:spacing w:before="0" w:after="0"/>
              <w:rPr>
                <w:sz w:val="20"/>
                <w:szCs w:val="20"/>
              </w:rPr>
            </w:pPr>
            <w:r>
              <w:rPr>
                <w:rFonts w:eastAsia="Times New Roman" w:cs="Times New Roman"/>
                <w:kern w:val="0"/>
                <w:sz w:val="20"/>
                <w:szCs w:val="20"/>
                <w:lang w:eastAsia="en-US" w:bidi="ar-SA"/>
              </w:rPr>
              <w:t>No neurosurgeon at site</w:t>
            </w:r>
          </w:p>
          <w:p>
            <w:pPr>
              <w:pStyle w:val="Table"/>
              <w:widowControl w:val="false"/>
              <w:suppressAutoHyphens w:val="true"/>
              <w:spacing w:before="0" w:after="0"/>
              <w:rPr>
                <w:sz w:val="20"/>
                <w:szCs w:val="20"/>
              </w:rPr>
            </w:pPr>
            <w:r>
              <w:rPr>
                <w:sz w:val="20"/>
                <w:szCs w:val="20"/>
              </w:rPr>
            </w:r>
          </w:p>
          <w:p>
            <w:pPr>
              <w:pStyle w:val="Table"/>
              <w:widowControl w:val="false"/>
              <w:suppressAutoHyphens w:val="true"/>
              <w:spacing w:before="0" w:after="0"/>
              <w:rPr>
                <w:sz w:val="20"/>
                <w:szCs w:val="20"/>
              </w:rPr>
            </w:pPr>
            <w:r>
              <w:rPr>
                <w:rFonts w:eastAsia="Times New Roman" w:cs="Times New Roman"/>
                <w:kern w:val="0"/>
                <w:sz w:val="20"/>
                <w:szCs w:val="20"/>
                <w:lang w:eastAsia="en-US" w:bidi="ar-SA"/>
              </w:rPr>
              <w:t>Problem with resources</w:t>
            </w:r>
          </w:p>
          <w:p>
            <w:pPr>
              <w:pStyle w:val="Table"/>
              <w:widowControl w:val="false"/>
              <w:suppressAutoHyphens w:val="true"/>
              <w:spacing w:before="0" w:after="0"/>
              <w:rPr>
                <w:sz w:val="20"/>
                <w:szCs w:val="20"/>
              </w:rPr>
            </w:pPr>
            <w:r>
              <w:rPr>
                <w:sz w:val="20"/>
                <w:szCs w:val="20"/>
              </w:rPr>
            </w:r>
          </w:p>
        </w:tc>
        <w:tc>
          <w:tcPr>
            <w:tcW w:w="849" w:type="dxa"/>
            <w:tcBorders>
              <w:top w:val="single" w:sz="6" w:space="0" w:color="000000"/>
              <w:left w:val="nil"/>
              <w:bottom w:val="single" w:sz="6" w:space="0" w:color="000000"/>
              <w:right w:val="nil"/>
            </w:tcBorders>
          </w:tcPr>
          <w:p>
            <w:pPr>
              <w:pStyle w:val="Table"/>
              <w:widowControl w:val="false"/>
              <w:suppressAutoHyphens w:val="true"/>
              <w:spacing w:before="0" w:after="0"/>
              <w:rPr>
                <w:sz w:val="20"/>
                <w:szCs w:val="20"/>
              </w:rPr>
            </w:pPr>
            <w:r>
              <w:rPr>
                <w:rFonts w:eastAsia="Times New Roman" w:cs="Times New Roman"/>
                <w:kern w:val="0"/>
                <w:sz w:val="20"/>
                <w:szCs w:val="20"/>
                <w:lang w:eastAsia="en-US" w:bidi="ar-SA"/>
              </w:rPr>
              <w:t xml:space="preserve">No </w:t>
            </w:r>
            <w:del w:id="20" w:author="Martin Gerdin Wärnberg" w:date="2023-05-04T21:44:30Z">
              <w:r>
                <w:rPr>
                  <w:rFonts w:eastAsia="Times New Roman" w:cs="Times New Roman"/>
                  <w:kern w:val="0"/>
                  <w:sz w:val="20"/>
                  <w:szCs w:val="20"/>
                  <w:lang w:eastAsia="en-US" w:bidi="ar-SA"/>
                </w:rPr>
                <w:delText>ofi</w:delText>
              </w:r>
            </w:del>
            <w:ins w:id="21" w:author="Martin Gerdin Wärnberg" w:date="2023-05-04T21:44:30Z">
              <w:r>
                <w:rPr>
                  <w:rFonts w:eastAsia="Times New Roman" w:cs="Times New Roman"/>
                  <w:bCs/>
                  <w:kern w:val="0"/>
                  <w:sz w:val="20"/>
                  <w:szCs w:val="20"/>
                  <w:lang w:val="en-GB" w:eastAsia="en-US" w:bidi="ar-SA"/>
                </w:rPr>
                <w:t>OFI</w:t>
              </w:r>
            </w:ins>
            <w:r>
              <w:rPr>
                <w:rFonts w:eastAsia="Times New Roman" w:cs="Times New Roman"/>
                <w:kern w:val="0"/>
                <w:sz w:val="20"/>
                <w:szCs w:val="20"/>
                <w:lang w:eastAsia="en-US" w:bidi="ar-SA"/>
              </w:rPr>
              <w:t xml:space="preserve"> identified</w:t>
            </w:r>
          </w:p>
        </w:tc>
        <w:tc>
          <w:tcPr>
            <w:tcW w:w="1270" w:type="dxa"/>
            <w:tcBorders>
              <w:top w:val="single" w:sz="6" w:space="0" w:color="000000"/>
              <w:left w:val="nil"/>
              <w:bottom w:val="single" w:sz="6" w:space="0" w:color="000000"/>
              <w:right w:val="nil"/>
            </w:tcBorders>
          </w:tcPr>
          <w:p>
            <w:pPr>
              <w:pStyle w:val="Table"/>
              <w:widowControl w:val="false"/>
              <w:suppressAutoHyphens w:val="true"/>
              <w:spacing w:before="0" w:after="0"/>
              <w:rPr>
                <w:sz w:val="20"/>
                <w:szCs w:val="20"/>
              </w:rPr>
            </w:pPr>
            <w:r>
              <w:rPr>
                <w:rFonts w:eastAsia="Times New Roman" w:cs="Times New Roman"/>
                <w:kern w:val="0"/>
                <w:sz w:val="20"/>
                <w:szCs w:val="20"/>
                <w:lang w:eastAsia="en-US" w:bidi="ar-SA"/>
              </w:rPr>
              <w:t xml:space="preserve">Preventable </w:t>
            </w:r>
          </w:p>
          <w:p>
            <w:pPr>
              <w:pStyle w:val="Table"/>
              <w:widowControl w:val="false"/>
              <w:suppressAutoHyphens w:val="true"/>
              <w:spacing w:before="0" w:after="0"/>
              <w:rPr>
                <w:sz w:val="20"/>
                <w:szCs w:val="20"/>
              </w:rPr>
            </w:pPr>
            <w:ins w:id="22" w:author="Martin Gerdin Wärnberg" w:date="2023-05-04T21:44:37Z">
              <w:r>
                <w:rPr>
                  <w:rFonts w:eastAsia="Times New Roman" w:cs="Times New Roman"/>
                  <w:kern w:val="0"/>
                  <w:sz w:val="20"/>
                  <w:szCs w:val="20"/>
                  <w:lang w:eastAsia="en-US" w:bidi="ar-SA"/>
                </w:rPr>
                <w:t>o</w:t>
              </w:r>
            </w:ins>
            <w:del w:id="23" w:author="Martin Gerdin Wärnberg" w:date="2023-05-04T21:44:37Z">
              <w:r>
                <w:rPr>
                  <w:rFonts w:eastAsia="Times New Roman" w:cs="Times New Roman"/>
                  <w:kern w:val="0"/>
                  <w:sz w:val="20"/>
                  <w:szCs w:val="20"/>
                  <w:lang w:eastAsia="en-US" w:bidi="ar-SA"/>
                </w:rPr>
                <w:delText>O</w:delText>
              </w:r>
            </w:del>
            <w:r>
              <w:rPr>
                <w:rFonts w:eastAsia="Times New Roman" w:cs="Times New Roman"/>
                <w:kern w:val="0"/>
                <w:sz w:val="20"/>
                <w:szCs w:val="20"/>
                <w:lang w:eastAsia="en-US" w:bidi="ar-SA"/>
              </w:rPr>
              <w:t>r possibly preventable death</w:t>
            </w:r>
          </w:p>
        </w:tc>
      </w:tr>
      <w:tr>
        <w:trPr>
          <w:trHeight w:val="326" w:hRule="atLeast"/>
        </w:trPr>
        <w:tc>
          <w:tcPr>
            <w:tcW w:w="9066" w:type="dxa"/>
            <w:gridSpan w:val="8"/>
            <w:tcBorders>
              <w:top w:val="single" w:sz="6" w:space="0" w:color="000000"/>
              <w:left w:val="nil"/>
              <w:bottom w:val="single" w:sz="12" w:space="0" w:color="000000"/>
              <w:right w:val="nil"/>
            </w:tcBorders>
          </w:tcPr>
          <w:p>
            <w:pPr>
              <w:pStyle w:val="Brdtext1"/>
              <w:widowControl w:val="false"/>
              <w:suppressAutoHyphens w:val="true"/>
              <w:spacing w:before="0" w:after="0"/>
              <w:jc w:val="left"/>
              <w:rPr>
                <w:sz w:val="20"/>
                <w:szCs w:val="20"/>
                <w:lang w:val="en-GB"/>
              </w:rPr>
            </w:pPr>
            <w:r>
              <w:rPr>
                <w:rFonts w:eastAsia="Times New Roman" w:cs="Times New Roman"/>
                <w:b/>
                <w:bCs w:val="false"/>
                <w:kern w:val="0"/>
                <w:sz w:val="20"/>
                <w:szCs w:val="20"/>
                <w:lang w:val="en-GB" w:eastAsia="en-US" w:bidi="ar-SA"/>
              </w:rPr>
              <w:t>Table 2:</w:t>
            </w:r>
            <w:r>
              <w:rPr>
                <w:rFonts w:eastAsia="Times New Roman" w:cs="Times New Roman"/>
                <w:kern w:val="0"/>
                <w:sz w:val="20"/>
                <w:szCs w:val="20"/>
                <w:lang w:val="en-GB" w:eastAsia="en-US" w:bidi="ar-SA"/>
              </w:rPr>
              <w:t xml:space="preserve"> All OFIs identified at the Karolinska University Hospital M&amp;M conference. </w:t>
            </w:r>
          </w:p>
        </w:tc>
      </w:tr>
    </w:tbl>
    <w:p>
      <w:pPr>
        <w:pStyle w:val="Brdtext1"/>
        <w:rPr>
          <w:lang w:val="en-GB"/>
        </w:rPr>
      </w:pPr>
      <w:r>
        <w:rPr>
          <w:lang w:val="en-GB"/>
        </w:rPr>
      </w:r>
    </w:p>
    <w:p>
      <w:pPr>
        <w:pStyle w:val="Brdtext1"/>
        <w:rPr>
          <w:lang w:val="en-GB"/>
        </w:rPr>
      </w:pPr>
      <w:r>
        <w:rPr>
          <w:lang w:val="en-GB"/>
        </w:rPr>
        <w:t xml:space="preserve">The independent variables were patient cohorts grouped by injury characteristics using the AIS grading system. The inclusion criteria for the four cohorts in this study are listed below </w:t>
      </w:r>
      <w:r>
        <w:fldChar w:fldCharType="begin"/>
      </w:r>
      <w:r>
        <w:rPr>
          <w:lang w:val="en-GB"/>
        </w:rPr>
        <w:instrText>ADDIN ZOTERO_ITEM CSL_CITATION {"citationID":"hANTgrw6","properties":{"formattedCitation":"(10)","plainCitation":"(10)","noteIndex":0},"citationItems":[{"id":86,"uris":["http://zotero.org/users/local/dRJOFA2S/items/XRZXJSU2"],"itemData":{"id":86,"type":"article-journal","abstract":"To determine and to quantify outcome from injury demands that multiple factors be universally applied so that there is uniform understanding that the same outcome is understood for the same injury. It is thus important to define the variables used in any outcome assessment. Critical to defining outcomes is the need for a universal language that defines individual injuries. The abbreviated injury scale (AIS) is the only dictionary specifically designed as a system to define the severity of injuries throughout the body. In addition to a universal injury language, it provides measures of injury severity that can be used to stratify and classify injury severity in all body regions. Its revision, AIS 2005 will be discussed here.","collection-title":"Special Issue: Trauma Outcomes","container-title":"Injury","DOI":"10.1016/j.injury.2006.07.009","ISSN":"0020-1383","issue":"12","journalAbbreviation":"Injury","language":"en","page":"1083-1091","source":"ScienceDirect","title":"AIS 2005: A contemporary injury scale","title-short":"AIS 2005","volume":"37","author":[{"family":"Gennarelli","given":"Thomas A."},{"family":"Wodzin","given":"Elaine"}],"issued":{"date-parts":[["2006",12,1]]}}}],"schema":"https://github.com/citation-style-language/schema/raw/master/csl-citation.json"}</w:instrText>
      </w:r>
      <w:r>
        <w:rPr>
          <w:lang w:val="en-GB"/>
        </w:rPr>
      </w:r>
      <w:r>
        <w:rPr>
          <w:lang w:val="en-GB"/>
        </w:rPr>
        <w:fldChar w:fldCharType="separate"/>
      </w:r>
      <w:r>
        <w:rPr>
          <w:lang w:val="en-GB"/>
        </w:rPr>
        <w:t>(10)</w:t>
      </w:r>
      <w:r>
        <w:rPr>
          <w:lang w:val="en-GB"/>
        </w:rPr>
      </w:r>
      <w:r>
        <w:rPr>
          <w:lang w:val="en-GB"/>
        </w:rPr>
        <w:fldChar w:fldCharType="end"/>
      </w:r>
      <w:r>
        <w:rPr>
          <w:lang w:val="en-GB"/>
        </w:rPr>
        <w:t xml:space="preserve">.  </w:t>
      </w:r>
    </w:p>
    <w:p>
      <w:pPr>
        <w:pStyle w:val="Brdtext1"/>
        <w:rPr>
          <w:lang w:val="en-GB"/>
        </w:rPr>
      </w:pPr>
      <w:r>
        <w:rPr>
          <w:lang w:val="en-GB"/>
        </w:rPr>
      </w:r>
    </w:p>
    <w:p>
      <w:pPr>
        <w:pStyle w:val="Brdtext1"/>
        <w:numPr>
          <w:ilvl w:val="0"/>
          <w:numId w:val="2"/>
        </w:numPr>
        <w:jc w:val="left"/>
        <w:rPr>
          <w:lang w:val="en-GB"/>
        </w:rPr>
      </w:pPr>
      <w:r>
        <w:rPr>
          <w:i/>
          <w:iCs/>
          <w:lang w:val="en-GB"/>
        </w:rPr>
        <w:t>Isolated severe TBI</w:t>
      </w:r>
      <w:r>
        <w:rPr>
          <w:lang w:val="en-GB"/>
        </w:rPr>
        <w:t xml:space="preserve">: Injury isolated to the head region with an AIS-severity score ≥ 3 and: </w:t>
      </w:r>
    </w:p>
    <w:p>
      <w:pPr>
        <w:pStyle w:val="Brdtext1"/>
        <w:numPr>
          <w:ilvl w:val="1"/>
          <w:numId w:val="2"/>
        </w:numPr>
        <w:rPr>
          <w:lang w:val="en-GB"/>
        </w:rPr>
      </w:pPr>
      <w:r>
        <w:rPr>
          <w:lang w:val="en-GB"/>
        </w:rPr>
        <w:t xml:space="preserve">A pre-or in hospital GCS of &lt;9 </w:t>
      </w:r>
    </w:p>
    <w:p>
      <w:pPr>
        <w:pStyle w:val="Brdtext1"/>
        <w:ind w:left="1364" w:hanging="0"/>
        <w:rPr>
          <w:lang w:val="en-GB"/>
        </w:rPr>
      </w:pPr>
      <w:r>
        <w:rPr>
          <w:lang w:val="en-GB"/>
        </w:rPr>
        <w:t>or</w:t>
      </w:r>
    </w:p>
    <w:p>
      <w:pPr>
        <w:pStyle w:val="Brdtext1"/>
        <w:numPr>
          <w:ilvl w:val="1"/>
          <w:numId w:val="2"/>
        </w:numPr>
        <w:rPr>
          <w:lang w:val="en-GB"/>
        </w:rPr>
      </w:pPr>
      <w:r>
        <w:rPr>
          <w:lang w:val="en-GB"/>
        </w:rPr>
        <w:t xml:space="preserve">Pre – or in hospital intubation </w:t>
      </w:r>
    </w:p>
    <w:p>
      <w:pPr>
        <w:pStyle w:val="Brdtext1"/>
        <w:numPr>
          <w:ilvl w:val="1"/>
          <w:numId w:val="2"/>
        </w:numPr>
        <w:rPr>
          <w:lang w:val="en-GB"/>
        </w:rPr>
      </w:pPr>
      <w:r>
        <w:rPr>
          <w:lang w:val="en-GB"/>
        </w:rPr>
        <w:t xml:space="preserve">All patients with an AIS-severity score &gt;2 in any other body region were excluded from the cohort. </w:t>
      </w:r>
    </w:p>
    <w:p>
      <w:pPr>
        <w:pStyle w:val="Brdtext1"/>
        <w:ind w:left="786" w:hanging="0"/>
        <w:rPr>
          <w:lang w:val="en-GB"/>
        </w:rPr>
      </w:pPr>
      <w:r>
        <w:rPr>
          <w:lang w:val="en-GB"/>
        </w:rPr>
      </w:r>
    </w:p>
    <w:p>
      <w:pPr>
        <w:pStyle w:val="Brdtext1"/>
        <w:numPr>
          <w:ilvl w:val="0"/>
          <w:numId w:val="2"/>
        </w:numPr>
        <w:rPr>
          <w:lang w:val="en-GB"/>
        </w:rPr>
      </w:pPr>
      <w:r>
        <w:rPr>
          <w:i/>
          <w:iCs/>
          <w:lang w:val="en-GB"/>
        </w:rPr>
        <w:t>Blunt multisystem trauma with TBI</w:t>
      </w:r>
      <w:r>
        <w:rPr>
          <w:lang w:val="en-GB"/>
        </w:rPr>
        <w:t xml:space="preserve">: Blunt trauma with AIS-severity score ≥ 3 in at least two of the following AIS body regions: head, face, neck, thorax, abdomen, spine, or upper and lower extremities, AND </w:t>
      </w:r>
    </w:p>
    <w:p>
      <w:pPr>
        <w:pStyle w:val="Brdtext1"/>
        <w:numPr>
          <w:ilvl w:val="1"/>
          <w:numId w:val="2"/>
        </w:numPr>
        <w:rPr>
          <w:lang w:val="en-GB"/>
        </w:rPr>
      </w:pPr>
      <w:r>
        <w:rPr>
          <w:lang w:val="en-GB"/>
        </w:rPr>
        <w:t xml:space="preserve">A pre-or in hospital GCS of &lt;9 </w:t>
      </w:r>
    </w:p>
    <w:p>
      <w:pPr>
        <w:pStyle w:val="Brdtext1"/>
        <w:ind w:left="786" w:hanging="0"/>
        <w:rPr>
          <w:lang w:val="en-GB"/>
        </w:rPr>
      </w:pPr>
      <w:r>
        <w:rPr>
          <w:lang w:val="en-GB"/>
        </w:rPr>
        <w:t>and</w:t>
      </w:r>
    </w:p>
    <w:p>
      <w:pPr>
        <w:pStyle w:val="Brdtext1"/>
        <w:numPr>
          <w:ilvl w:val="1"/>
          <w:numId w:val="2"/>
        </w:numPr>
        <w:rPr>
          <w:lang w:val="en-GB"/>
        </w:rPr>
      </w:pPr>
      <w:r>
        <w:rPr>
          <w:lang w:val="en-GB"/>
        </w:rPr>
        <w:t>An AIS-severity score ≥ 3 in the head region</w:t>
      </w:r>
    </w:p>
    <w:p>
      <w:pPr>
        <w:pStyle w:val="Brdtext1"/>
        <w:ind w:left="786" w:hanging="0"/>
        <w:rPr>
          <w:lang w:val="en-GB"/>
        </w:rPr>
      </w:pPr>
      <w:r>
        <w:rPr>
          <w:lang w:val="en-GB"/>
        </w:rPr>
      </w:r>
    </w:p>
    <w:p>
      <w:pPr>
        <w:pStyle w:val="Brdtext1"/>
        <w:numPr>
          <w:ilvl w:val="0"/>
          <w:numId w:val="2"/>
        </w:numPr>
        <w:rPr>
          <w:lang w:val="en-GB"/>
        </w:rPr>
      </w:pPr>
      <w:r>
        <w:rPr>
          <w:i/>
          <w:iCs/>
          <w:lang w:val="en-GB"/>
        </w:rPr>
        <w:t>Blunt multisystem trauma without TBI</w:t>
      </w:r>
      <w:r>
        <w:rPr>
          <w:lang w:val="en-GB"/>
        </w:rPr>
        <w:t>: Blunt trauma with AIS-severity score ≥ 3 in at least two of the following AIS body regions:  head, face, neck, thorax, abdomen, spine, or upper and lower extremities. All patients with:</w:t>
      </w:r>
    </w:p>
    <w:p>
      <w:pPr>
        <w:pStyle w:val="Brdtext1"/>
        <w:numPr>
          <w:ilvl w:val="1"/>
          <w:numId w:val="2"/>
        </w:numPr>
        <w:rPr>
          <w:lang w:val="en-GB"/>
        </w:rPr>
      </w:pPr>
      <w:r>
        <w:rPr>
          <w:lang w:val="en-GB"/>
        </w:rPr>
        <w:t xml:space="preserve">An AIS-severity score ≥ 3 in the head region </w:t>
      </w:r>
    </w:p>
    <w:p>
      <w:pPr>
        <w:pStyle w:val="Brdtext1"/>
        <w:ind w:left="786" w:hanging="0"/>
        <w:rPr>
          <w:lang w:val="en-GB"/>
        </w:rPr>
      </w:pPr>
      <w:r>
        <w:rPr>
          <w:lang w:val="en-GB"/>
        </w:rPr>
        <w:t xml:space="preserve">and </w:t>
      </w:r>
    </w:p>
    <w:p>
      <w:pPr>
        <w:pStyle w:val="Brdtext1"/>
        <w:numPr>
          <w:ilvl w:val="1"/>
          <w:numId w:val="2"/>
        </w:numPr>
        <w:rPr>
          <w:lang w:val="en-GB"/>
        </w:rPr>
      </w:pPr>
      <w:r>
        <w:rPr>
          <w:lang w:val="en-GB"/>
        </w:rPr>
        <w:t xml:space="preserve">A pre-or in hospital GCS of &lt;9 </w:t>
      </w:r>
    </w:p>
    <w:p>
      <w:pPr>
        <w:pStyle w:val="Brdtext1"/>
        <w:ind w:left="426" w:hanging="0"/>
        <w:rPr>
          <w:lang w:val="en-GB"/>
        </w:rPr>
      </w:pPr>
      <w:r>
        <w:rPr>
          <w:lang w:val="en-GB"/>
        </w:rPr>
        <w:t xml:space="preserve">Were excluded. </w:t>
      </w:r>
    </w:p>
    <w:p>
      <w:pPr>
        <w:pStyle w:val="Brdtext1"/>
        <w:ind w:left="360" w:hanging="0"/>
        <w:rPr>
          <w:lang w:val="en-GB"/>
        </w:rPr>
      </w:pPr>
      <w:r>
        <w:rPr>
          <w:lang w:val="en-GB"/>
        </w:rPr>
      </w:r>
    </w:p>
    <w:p>
      <w:pPr>
        <w:pStyle w:val="Brdtext1"/>
        <w:numPr>
          <w:ilvl w:val="0"/>
          <w:numId w:val="2"/>
        </w:numPr>
        <w:rPr>
          <w:lang w:val="en-GB"/>
        </w:rPr>
      </w:pPr>
      <w:r>
        <w:rPr>
          <w:i/>
          <w:iCs/>
          <w:lang w:val="en-GB"/>
        </w:rPr>
        <w:t>Penetrating trauma</w:t>
      </w:r>
      <w:r>
        <w:rPr>
          <w:lang w:val="en-GB"/>
        </w:rPr>
        <w:t>:</w:t>
      </w:r>
      <w:r>
        <w:rPr>
          <w:b/>
          <w:bCs w:val="false"/>
          <w:lang w:val="en-GB"/>
        </w:rPr>
        <w:t xml:space="preserve"> </w:t>
      </w:r>
      <w:r>
        <w:rPr>
          <w:lang w:val="en-GB"/>
        </w:rPr>
        <w:t xml:space="preserve">At least one AIS-severity score ≥ 3 injury in any of the following AIS body regions: neck, thorax, and abdomen. Penetrating had also been registered as the mechanism of injury. </w:t>
      </w:r>
    </w:p>
    <w:p>
      <w:pPr>
        <w:pStyle w:val="Brdtext1"/>
        <w:ind w:left="644" w:hanging="0"/>
        <w:rPr>
          <w:lang w:val="en-GB"/>
        </w:rPr>
      </w:pPr>
      <w:r>
        <w:rPr>
          <w:lang w:val="en-GB"/>
        </w:rPr>
      </w:r>
    </w:p>
    <w:p>
      <w:pPr>
        <w:pStyle w:val="Brdtext1"/>
        <w:rPr>
          <w:lang w:val="en-GB"/>
        </w:rPr>
      </w:pPr>
      <w:r>
        <w:rPr>
          <w:lang w:val="en-GB"/>
        </w:rPr>
        <w:t xml:space="preserve">All patients who did not qualify into any of the four patient cohorts, where assigned a fifth category, called “other cohort.” Gender, age, </w:t>
      </w:r>
      <w:commentRangeStart w:id="18"/>
      <w:r>
        <w:rPr>
          <w:lang w:val="en-GB"/>
        </w:rPr>
        <w:t>NISS</w:t>
      </w:r>
      <w:r>
        <w:rPr>
          <w:lang w:val="en-GB"/>
        </w:rPr>
      </w:r>
      <w:commentRangeEnd w:id="18"/>
      <w:r>
        <w:commentReference w:id="18"/>
      </w:r>
      <w:r>
        <w:rPr>
          <w:lang w:val="en-GB"/>
        </w:rPr>
        <w:t xml:space="preserve"> score were used in an adjusted model. All variables were categorical, except f</w:t>
      </w:r>
      <w:ins w:id="24" w:author="Martin Gerdin Wärnberg" w:date="2023-05-04T21:53:40Z">
        <w:r>
          <w:rPr>
            <w:lang w:val="en-GB"/>
          </w:rPr>
          <w:t>or</w:t>
        </w:r>
      </w:ins>
      <w:del w:id="25" w:author="Martin Gerdin Wärnberg" w:date="2023-05-04T21:53:39Z">
        <w:r>
          <w:rPr>
            <w:lang w:val="en-GB"/>
          </w:rPr>
          <w:delText>ö</w:delText>
        </w:r>
      </w:del>
      <w:r>
        <w:rPr>
          <w:lang w:val="en-GB"/>
        </w:rPr>
        <w:t xml:space="preserve">r age which was numerical. </w:t>
      </w:r>
    </w:p>
    <w:p>
      <w:pPr>
        <w:pStyle w:val="Brdtext1"/>
        <w:rPr>
          <w:lang w:val="en-GB"/>
        </w:rPr>
      </w:pPr>
      <w:r>
        <w:rPr>
          <w:lang w:val="en-GB"/>
        </w:rPr>
      </w:r>
    </w:p>
    <w:p>
      <w:pPr>
        <w:pStyle w:val="Brdtext1"/>
        <w:rPr>
          <w:b/>
          <w:b/>
          <w:lang w:val="en-GB"/>
        </w:rPr>
      </w:pPr>
      <w:r>
        <w:rPr>
          <w:b/>
          <w:lang w:val="en-GB"/>
        </w:rPr>
      </w:r>
    </w:p>
    <w:p>
      <w:pPr>
        <w:pStyle w:val="Brdtext1"/>
        <w:rPr>
          <w:b/>
          <w:b/>
          <w:lang w:val="en-GB"/>
        </w:rPr>
      </w:pPr>
      <w:r>
        <w:rPr>
          <w:b/>
          <w:lang w:val="en-GB"/>
        </w:rPr>
        <w:t xml:space="preserve">Data sources/measurement </w:t>
      </w:r>
    </w:p>
    <w:p>
      <w:pPr>
        <w:pStyle w:val="Brdtext1"/>
        <w:tabs>
          <w:tab w:val="clear" w:pos="720"/>
          <w:tab w:val="left" w:pos="7855" w:leader="none"/>
        </w:tabs>
        <w:rPr>
          <w:lang w:val="en-GB"/>
        </w:rPr>
      </w:pPr>
      <w:r>
        <w:rPr>
          <w:lang w:val="en-GB"/>
        </w:rPr>
        <w:t xml:space="preserve">Data on AIS score-score, age, NISS-score, gender. GCS-score and intubation was available from the </w:t>
      </w:r>
      <w:commentRangeStart w:id="19"/>
      <w:r>
        <w:rPr>
          <w:lang w:val="en-GB"/>
        </w:rPr>
        <w:t>SweTrau</w:t>
      </w:r>
      <w:r>
        <w:rPr>
          <w:lang w:val="en-GB"/>
        </w:rPr>
      </w:r>
      <w:commentRangeEnd w:id="19"/>
      <w:r>
        <w:commentReference w:id="19"/>
      </w:r>
      <w:r>
        <w:rPr>
          <w:lang w:val="en-GB"/>
        </w:rPr>
        <w:t xml:space="preserve"> Registry. The OFI variable was added from the quality trauma registry at the Karolinska University Hospital, where specific OFIs identified at conference are stored. We used this to create a multilevel variable with different categories of OFI. </w:t>
      </w:r>
    </w:p>
    <w:p>
      <w:pPr>
        <w:pStyle w:val="Brdtext1"/>
        <w:rPr>
          <w:lang w:val="en-GB"/>
        </w:rPr>
      </w:pPr>
      <w:r>
        <w:rPr>
          <w:lang w:val="en-GB"/>
        </w:rPr>
      </w:r>
    </w:p>
    <w:p>
      <w:pPr>
        <w:pStyle w:val="Brdtext1"/>
        <w:rPr>
          <w:b/>
          <w:b/>
          <w:lang w:val="en-GB"/>
        </w:rPr>
      </w:pPr>
      <w:r>
        <w:rPr>
          <w:b/>
          <w:lang w:val="en-GB"/>
        </w:rPr>
        <w:t xml:space="preserve">Study size </w:t>
      </w:r>
    </w:p>
    <w:p>
      <w:pPr>
        <w:pStyle w:val="Brdtext1"/>
        <w:rPr>
          <w:lang w:val="en-GB"/>
        </w:rPr>
      </w:pPr>
      <w:r>
        <w:rPr>
          <w:lang w:val="en-GB"/>
        </w:rPr>
        <w:t xml:space="preserve">A total of 11,864 patient where registered in both SweTrau and the quality database at the Karolinska University hospital in the years 2017-2022. From these, 5,556 patient who had not been screened for OFIs, were excluded. All patients under the age of 15 were also excluded, leaving a total of 6,310 patients for analysis.  </w:t>
      </w:r>
    </w:p>
    <w:p>
      <w:pPr>
        <w:pStyle w:val="Brdtext1"/>
        <w:rPr>
          <w:lang w:val="en-GB"/>
        </w:rPr>
      </w:pPr>
      <w:r>
        <w:rPr>
          <w:lang w:val="en-GB"/>
        </w:rPr>
      </w:r>
    </w:p>
    <w:p>
      <w:pPr>
        <w:pStyle w:val="Brdtext1"/>
        <w:rPr>
          <w:b/>
          <w:b/>
          <w:lang w:val="en-GB"/>
        </w:rPr>
      </w:pPr>
      <w:r>
        <w:rPr>
          <w:b/>
          <w:lang w:val="en-GB"/>
        </w:rPr>
        <w:t>Statistics</w:t>
      </w:r>
    </w:p>
    <w:p>
      <w:pPr>
        <w:pStyle w:val="Brdtext1"/>
        <w:rPr>
          <w:bCs w:val="false"/>
          <w:lang w:val="en-GB"/>
        </w:rPr>
      </w:pPr>
      <w:r>
        <w:rPr>
          <w:bCs w:val="false"/>
          <w:lang w:val="en-GB"/>
        </w:rPr>
        <w:t>All data was processed and analysed in statistical programming software R. Data from SweTrau and the Karolinska University trauma quality registry were extracted and merged based on patient id. Descriptive statistics were used to describe the study sample. A multinomial multivariable regression model was then constructed with seven categories of OFIs as the dependent variable, explained by five patient cohorts as independent variables. Both an unadjusted model and a model adjusted for age, gender and NISS-</w:t>
      </w:r>
      <w:commentRangeStart w:id="20"/>
      <w:r>
        <w:rPr>
          <w:bCs w:val="false"/>
          <w:lang w:val="en-GB"/>
        </w:rPr>
        <w:t>score</w:t>
      </w:r>
      <w:r>
        <w:rPr>
          <w:bCs w:val="false"/>
          <w:lang w:val="en-GB"/>
        </w:rPr>
      </w:r>
      <w:commentRangeEnd w:id="20"/>
      <w:r>
        <w:commentReference w:id="20"/>
      </w:r>
      <w:r>
        <w:rPr>
          <w:bCs w:val="false"/>
          <w:lang w:val="en-GB"/>
        </w:rPr>
        <w:t xml:space="preserve"> were created.</w:t>
      </w:r>
    </w:p>
    <w:p>
      <w:pPr>
        <w:pStyle w:val="Brdtext1"/>
        <w:rPr>
          <w:bCs w:val="false"/>
          <w:lang w:val="en-GB"/>
        </w:rPr>
      </w:pPr>
      <w:r>
        <w:rPr>
          <w:bCs w:val="false"/>
          <w:lang w:val="en-GB"/>
        </w:rPr>
      </w:r>
    </w:p>
    <w:p>
      <w:pPr>
        <w:pStyle w:val="Brdtext1"/>
        <w:rPr>
          <w:bCs w:val="false"/>
          <w:lang w:val="en-GB"/>
        </w:rPr>
      </w:pPr>
      <w:r>
        <w:rPr>
          <w:bCs w:val="false"/>
          <w:lang w:val="en-GB"/>
        </w:rPr>
        <w:t>The models estimate the odd ratio (OR) of each category of OFI for each patient cohort.</w:t>
      </w:r>
      <w:r>
        <w:rPr>
          <w:lang w:val="en-GB"/>
        </w:rPr>
        <w:t xml:space="preserve"> “No OFI” was set</w:t>
      </w:r>
      <w:r>
        <w:rPr>
          <w:bCs w:val="false"/>
          <w:lang w:val="en-GB"/>
        </w:rPr>
        <w:t xml:space="preserve"> as reference for the dependent variable and “Other cohort” for the explanatory variable. The coefficients should hence be interpreted as the log odds for each category of OFI occurring for each patient cohort compared with other cohort having no OFI. To obtain the odds ratio, the coefficients were exponentiated. </w:t>
      </w:r>
    </w:p>
    <w:p>
      <w:pPr>
        <w:pStyle w:val="Brdtext1"/>
        <w:rPr>
          <w:bCs w:val="false"/>
          <w:lang w:val="en-GB"/>
        </w:rPr>
      </w:pPr>
      <w:r>
        <w:rPr>
          <w:bCs w:val="false"/>
          <w:lang w:val="en-GB"/>
        </w:rPr>
      </w:r>
    </w:p>
    <w:p>
      <w:pPr>
        <w:pStyle w:val="Brdtext1"/>
        <w:rPr>
          <w:bCs w:val="false"/>
          <w:lang w:val="en-GB"/>
        </w:rPr>
      </w:pPr>
      <w:r>
        <w:rPr>
          <w:bCs w:val="false"/>
          <w:lang w:val="en-GB"/>
        </w:rPr>
        <w:t xml:space="preserve">Z-values were calculated to obtain the significance of the coefficients in predicting the dependent variable, with the null-hypothesis that there are no association between the evaluated category of OFI and the patient cohort. A p-value of 0.005 (z-value &gt; 1,96) was considered statistically significant to reject the null-hypothesis. </w:t>
      </w:r>
    </w:p>
    <w:p>
      <w:pPr>
        <w:pStyle w:val="Normal"/>
        <w:rPr>
          <w:bCs/>
          <w:lang w:val="en-GB"/>
        </w:rPr>
      </w:pPr>
      <w:r>
        <w:rPr>
          <w:bCs/>
          <w:lang w:val="en-GB"/>
        </w:rPr>
      </w:r>
      <w:r>
        <w:br w:type="page"/>
      </w:r>
    </w:p>
    <w:p>
      <w:pPr>
        <w:pStyle w:val="Brdtext1"/>
        <w:rPr>
          <w:lang w:val="en-GB"/>
        </w:rPr>
      </w:pPr>
      <w:r>
        <w:rPr>
          <w:lang w:val="en-GB"/>
        </w:rPr>
      </w:r>
    </w:p>
    <w:p>
      <w:pPr>
        <w:pStyle w:val="Brdtext1"/>
        <w:rPr>
          <w:b/>
          <w:b/>
          <w:lang w:val="en-GB"/>
        </w:rPr>
      </w:pPr>
      <w:r>
        <w:rPr>
          <w:b/>
          <w:lang w:val="en-GB"/>
        </w:rPr>
        <w:t xml:space="preserve">Bias </w:t>
      </w:r>
    </w:p>
    <w:p>
      <w:pPr>
        <w:pStyle w:val="Brdtext1"/>
        <w:rPr>
          <w:lang w:val="en-GB"/>
        </w:rPr>
      </w:pPr>
      <w:r>
        <w:rPr>
          <w:lang w:val="en-GB"/>
        </w:rPr>
        <w:t xml:space="preserve">To prevent bias, the multivariable regression model was developed using a simulated scrambled dataset with random data. The algorithm for the model was developed step-by-step and then evaluated by a trained programmer and statistician before being applied on the real data. </w:t>
      </w:r>
    </w:p>
    <w:p>
      <w:pPr>
        <w:pStyle w:val="Brdtext1"/>
        <w:rPr>
          <w:lang w:val="en-GB"/>
        </w:rPr>
      </w:pPr>
      <w:r>
        <w:rPr>
          <w:lang w:val="en-GB"/>
        </w:rPr>
      </w:r>
    </w:p>
    <w:p>
      <w:pPr>
        <w:pStyle w:val="Brdtext1"/>
        <w:rPr>
          <w:b/>
          <w:b/>
          <w:lang w:val="en-GB"/>
        </w:rPr>
      </w:pPr>
      <w:commentRangeStart w:id="21"/>
      <w:r>
        <w:rPr>
          <w:b/>
          <w:lang w:val="en-GB"/>
        </w:rPr>
        <w:t>Ethical considerations</w:t>
      </w:r>
      <w:r>
        <w:rPr>
          <w:b/>
          <w:lang w:val="en-GB"/>
        </w:rPr>
      </w:r>
      <w:commentRangeEnd w:id="21"/>
      <w:r>
        <w:commentReference w:id="21"/>
      </w:r>
      <w:r>
        <w:rPr>
          <w:b/>
          <w:lang w:val="en-GB"/>
        </w:rPr>
        <w:t xml:space="preserve"> </w:t>
      </w:r>
    </w:p>
    <w:p>
      <w:pPr>
        <w:pStyle w:val="Brdtext1"/>
        <w:rPr>
          <w:lang w:val="en-GB"/>
        </w:rPr>
      </w:pPr>
      <w:r>
        <w:rPr>
          <w:bCs w:val="false"/>
          <w:lang w:val="en-GB"/>
        </w:rPr>
        <w:t xml:space="preserve">The study required ethical permit and has been approved </w:t>
      </w:r>
      <w:r>
        <w:rPr>
          <w:lang w:val="en-GB"/>
        </w:rPr>
        <w:t>2021-02541 and 2021-03531</w:t>
      </w:r>
      <w:r>
        <w:rPr>
          <w:bCs w:val="false"/>
          <w:lang w:val="en-GB"/>
        </w:rPr>
        <w:t xml:space="preserve">. </w:t>
      </w:r>
      <w:r>
        <w:rPr>
          <w:lang w:val="en-GB"/>
        </w:rPr>
        <w:t xml:space="preserve">Variables such as ID-number and name were scrambled and anonymised throughout analysis of the real dataset. There were hence no ethical issues in the conduction of this thesis. </w:t>
      </w:r>
    </w:p>
    <w:p>
      <w:pPr>
        <w:pStyle w:val="Brdtext1"/>
        <w:rPr>
          <w:bCs w:val="false"/>
          <w:lang w:val="en-GB"/>
        </w:rPr>
      </w:pPr>
      <w:r>
        <w:rPr>
          <w:bCs w:val="false"/>
          <w:lang w:val="en-GB"/>
        </w:rPr>
      </w:r>
    </w:p>
    <w:p>
      <w:pPr>
        <w:pStyle w:val="Heading1"/>
        <w:rPr>
          <w:lang w:val="en-GB"/>
        </w:rPr>
      </w:pPr>
      <w:commentRangeStart w:id="22"/>
      <w:r>
        <w:rPr>
          <w:lang w:val="en-GB"/>
        </w:rPr>
        <w:t>Results</w:t>
      </w:r>
      <w:r>
        <w:rPr>
          <w:lang w:val="en-GB"/>
        </w:rPr>
      </w:r>
      <w:ins w:id="26" w:author="Martin Gerdin Wärnberg" w:date="2023-05-04T22:05:35Z">
        <w:commentRangeEnd w:id="22"/>
        <w:r>
          <w:commentReference w:id="22"/>
        </w:r>
        <w:r>
          <w:rPr/>
          <w:commentReference w:id="23"/>
        </w:r>
      </w:ins>
    </w:p>
    <w:p>
      <w:pPr>
        <w:pStyle w:val="Brdtext1"/>
        <w:rPr>
          <w:lang w:val="en-GB"/>
        </w:rPr>
      </w:pPr>
      <w:r>
        <w:rPr>
          <w:lang w:val="en-GB"/>
        </w:rPr>
        <w:t>Of the 6,310 patients in our study, 336 patient</w:t>
      </w:r>
      <w:ins w:id="27" w:author="Martin Gerdin Wärnberg" w:date="2023-05-04T22:01:01Z">
        <w:r>
          <w:rPr>
            <w:lang w:val="en-GB"/>
          </w:rPr>
          <w:t>s were excluded because they</w:t>
        </w:r>
      </w:ins>
      <w:r>
        <w:rPr>
          <w:lang w:val="en-GB"/>
        </w:rPr>
        <w:t xml:space="preserve"> </w:t>
      </w:r>
      <w:del w:id="28" w:author="Martin Gerdin Wärnberg" w:date="2023-05-04T22:01:10Z">
        <w:r>
          <w:rPr>
            <w:lang w:val="en-GB"/>
          </w:rPr>
          <w:delText>who</w:delText>
        </w:r>
      </w:del>
      <w:r>
        <w:rPr>
          <w:lang w:val="en-GB"/>
        </w:rPr>
        <w:t xml:space="preserve"> lacked data in variables necessary for cohort categorisation</w:t>
      </w:r>
      <w:del w:id="29" w:author="Martin Gerdin Wärnberg" w:date="2023-05-04T22:01:15Z">
        <w:r>
          <w:rPr>
            <w:lang w:val="en-GB"/>
          </w:rPr>
          <w:delText xml:space="preserve"> where excluded.</w:delText>
        </w:r>
      </w:del>
      <w:ins w:id="30" w:author="Martin Gerdin Wärnberg" w:date="2023-05-04T22:01:18Z">
        <w:r>
          <w:rPr>
            <w:lang w:val="en-GB"/>
          </w:rPr>
          <w:t>.</w:t>
        </w:r>
      </w:ins>
      <w:r>
        <w:rPr>
          <w:lang w:val="en-GB"/>
        </w:rPr>
        <w:t xml:space="preserve"> </w:t>
      </w:r>
      <w:commentRangeStart w:id="24"/>
      <w:r>
        <w:rPr>
          <w:lang w:val="en-GB"/>
        </w:rPr>
        <w:t>Table 3</w:t>
      </w:r>
      <w:del w:id="31" w:author="Martin Gerdin Wärnberg" w:date="2023-05-04T22:01:26Z">
        <w:r>
          <w:rPr>
            <w:lang w:val="en-GB"/>
          </w:rPr>
          <w:delText>.</w:delText>
        </w:r>
      </w:del>
      <w:r>
        <w:rPr>
          <w:lang w:val="en-GB"/>
        </w:rPr>
        <w:t xml:space="preserve"> Shows the number and share of patients missing values in each variable</w:t>
      </w:r>
      <w:r>
        <w:rPr>
          <w:lang w:val="en-GB"/>
        </w:rPr>
      </w:r>
      <w:commentRangeEnd w:id="24"/>
      <w:r>
        <w:commentReference w:id="24"/>
      </w:r>
      <w:r>
        <w:rPr>
          <w:lang w:val="en-GB"/>
        </w:rPr>
        <w:t xml:space="preserve">. Since one patient could have missing values in more than one variable, the table adds up to 338. In the end, 5,794 patients were analysed for OFIs. </w:t>
      </w:r>
    </w:p>
    <w:p>
      <w:pPr>
        <w:pStyle w:val="Brdtext1"/>
        <w:rPr>
          <w:lang w:val="en-GB"/>
        </w:rPr>
      </w:pPr>
      <w:r>
        <w:rPr/>
        <w:drawing>
          <wp:inline distT="0" distB="0" distL="0" distR="0">
            <wp:extent cx="3009900" cy="2286635"/>
            <wp:effectExtent l="0" t="0" r="0" b="0"/>
            <wp:docPr id="9" name="Bildobjekt 6" descr="En bild som visar bor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objekt 6" descr="En bild som visar bord&#10;&#10;Automatiskt genererad beskrivning"/>
                    <pic:cNvPicPr>
                      <a:picLocks noChangeAspect="1" noChangeArrowheads="1"/>
                    </pic:cNvPicPr>
                  </pic:nvPicPr>
                  <pic:blipFill>
                    <a:blip r:embed="rId4"/>
                    <a:stretch>
                      <a:fillRect/>
                    </a:stretch>
                  </pic:blipFill>
                  <pic:spPr bwMode="auto">
                    <a:xfrm>
                      <a:off x="0" y="0"/>
                      <a:ext cx="3009900" cy="2286635"/>
                    </a:xfrm>
                    <a:prstGeom prst="rect">
                      <a:avLst/>
                    </a:prstGeom>
                  </pic:spPr>
                </pic:pic>
              </a:graphicData>
            </a:graphic>
          </wp:inline>
        </w:drawing>
      </w:r>
    </w:p>
    <w:p>
      <w:pPr>
        <w:pStyle w:val="Normal"/>
        <w:rPr>
          <w:lang w:val="en-GB"/>
        </w:rPr>
      </w:pPr>
      <w:r>
        <w:rPr>
          <w:lang w:val="en-GB"/>
        </w:rPr>
      </w:r>
    </w:p>
    <w:p>
      <w:pPr>
        <w:pStyle w:val="Brdtext1"/>
        <w:rPr>
          <w:lang w:val="en-GB"/>
        </w:rPr>
      </w:pPr>
      <w:r>
        <w:rPr>
          <w:lang w:val="en-GB"/>
        </w:rPr>
        <w:t xml:space="preserve">Table 3. shows demographics of all patient cohorts. </w:t>
      </w:r>
      <w:commentRangeStart w:id="25"/>
      <w:r>
        <w:rPr>
          <w:lang w:val="en-GB"/>
        </w:rPr>
        <w:t>BM without TBI</w:t>
      </w:r>
      <w:r>
        <w:rPr>
          <w:lang w:val="en-GB"/>
        </w:rPr>
      </w:r>
      <w:commentRangeEnd w:id="25"/>
      <w:r>
        <w:commentReference w:id="25"/>
      </w:r>
      <w:r>
        <w:rPr>
          <w:lang w:val="en-GB"/>
        </w:rPr>
        <w:t xml:space="preserve"> was the largest (498) cohort of study. Men were overrepresented in all cohorts (69.2%), but most prominently in penetrating trauma where 91.3% were men. This cohort was also characterised by younger age, with a median of 27 years, compared with an overall median of 42 years. 508 patients died within 30 days after trauma. Patients with TBI (isolated TBI and BM with TBI) had a higher death rate (54.5% and 53.2% respectively) compared with average death of 8.5%. They also had higher average NISS-scores of 40.2 and 49.6 respectively, compared with 30.0 and 33.3 for patients with penetrating and BM without TBI. </w:t>
      </w:r>
    </w:p>
    <w:p>
      <w:pPr>
        <w:pStyle w:val="Brdtext1"/>
        <w:rPr>
          <w:lang w:val="en-GB"/>
        </w:rPr>
      </w:pPr>
      <w:r>
        <w:rPr>
          <w:lang w:val="en-GB"/>
        </w:rPr>
      </w:r>
    </w:p>
    <w:p>
      <w:pPr>
        <w:pStyle w:val="Brdtext1"/>
        <w:rPr>
          <w:lang w:val="en-GB"/>
        </w:rPr>
      </w:pPr>
      <w:commentRangeStart w:id="26"/>
      <w:r>
        <w:rPr>
          <w:lang w:val="en-GB"/>
        </w:rPr>
        <w:t>Severe TBI in the table is defined as injury to the head with an AIS &gt;3. Patients with BM injury and severe TBI, who also had a GCS&lt;9 were counted as BM with TBI. Patients with TBI and a GCS &gt;9 was categorised as BM without TBI. This distinction was made to avoid overlap.</w:t>
      </w:r>
      <w:commentRangeEnd w:id="26"/>
      <w:r>
        <w:commentReference w:id="26"/>
      </w:r>
      <w:r>
        <w:rPr>
          <w:lang w:val="en-GB"/>
        </w:rPr>
      </w:r>
    </w:p>
    <w:p>
      <w:pPr>
        <w:pStyle w:val="Brdtext1"/>
        <w:rPr>
          <w:lang w:val="en-GB"/>
        </w:rPr>
      </w:pPr>
      <w:r>
        <w:rPr>
          <w:lang w:val="en-GB"/>
        </w:rPr>
      </w:r>
    </w:p>
    <w:p>
      <w:pPr>
        <w:pStyle w:val="Brdtext1"/>
        <w:rPr>
          <w:lang w:val="en-GB"/>
        </w:rPr>
      </w:pPr>
      <w:r>
        <w:rPr>
          <w:lang w:val="en-GB"/>
        </w:rPr>
        <w:t xml:space="preserve">Table 2. presents the distribution of cohorts and patients demographics across all seven categories of OFIs. Overall, OFIs were identified in 400 (6.7%) of the patient cases. The most common was error in judgement, 136 (34%). Technical error was least common, detected in 34 (8.5%) of all cases of OFI.  Of 508 deaths that occurred within 30 days of trauma, 25 (4.9%) were deemed preventable. Median age for preventable death was 69, which was higher than for other OFIs. Gender distribution was equal across all OFIs. </w:t>
      </w:r>
    </w:p>
    <w:p>
      <w:pPr>
        <w:pStyle w:val="Brdtext1"/>
        <w:rPr>
          <w:lang w:val="en-GB"/>
        </w:rPr>
      </w:pPr>
      <w:r>
        <w:rPr>
          <w:lang w:val="en-GB"/>
        </w:rPr>
      </w:r>
    </w:p>
    <w:p>
      <w:pPr>
        <w:pStyle w:val="Brdtext1"/>
        <w:rPr>
          <w:lang w:val="en-GB"/>
        </w:rPr>
      </w:pPr>
      <w:r>
        <w:rPr>
          <w:lang w:val="en-GB"/>
        </w:rPr>
        <w:t>Table 4.</w:t>
      </w:r>
      <w:r>
        <w:rPr>
          <w:b/>
          <w:lang w:val="en-GB"/>
        </w:rPr>
        <w:t xml:space="preserve"> </w:t>
      </w:r>
      <w:r>
        <w:rPr>
          <w:bCs w:val="false"/>
          <w:lang w:val="en-GB"/>
        </w:rPr>
        <w:t>s</w:t>
      </w:r>
      <w:r>
        <w:rPr>
          <w:lang w:val="en-GB"/>
        </w:rPr>
        <w:t xml:space="preserve">hows the unadjusted odd ratios (OR) for each patient cohort and category of OFI compared with the “other cohort” having no OFI. The cohort that stood out was BM without TBI, which was significantly more likely to have any category of OFI than other cohort having no OFI. Of 498 patients with MB without TBI, 42 had an error in judgement (Table 3.) (OR 6.48, 95% CI 4.38-9.60, p-value &lt;0.001).  The cohort was also about </w:t>
      </w:r>
      <w:commentRangeStart w:id="27"/>
      <w:r>
        <w:rPr>
          <w:lang w:val="en-GB"/>
        </w:rPr>
        <w:t>4 times more likely</w:t>
      </w:r>
      <w:r>
        <w:rPr>
          <w:lang w:val="en-GB"/>
        </w:rPr>
      </w:r>
      <w:commentRangeEnd w:id="27"/>
      <w:r>
        <w:commentReference w:id="27"/>
      </w:r>
      <w:r>
        <w:rPr>
          <w:lang w:val="en-GB"/>
        </w:rPr>
        <w:t xml:space="preserve"> to have delays (OR 4.15, 95% CI 1.84-9.39, p-value &lt;0.001), technical issues (OR 3.81, 95% CI 1.61-9.01, p-value 0.002) and other OFIs such as faults in communication, documentation, or resources (OR 4.33, 95% CI 2.70-6.93, p-value &lt;0.001). The association to preventable death was (OR 6.23, 95% CI 2.29-16.19, p-value &lt;0.001)</w:t>
      </w:r>
    </w:p>
    <w:p>
      <w:pPr>
        <w:pStyle w:val="Brdtext1"/>
        <w:rPr>
          <w:lang w:val="en-GB"/>
        </w:rPr>
      </w:pPr>
      <w:r>
        <w:rPr>
          <w:lang w:val="en-GB"/>
        </w:rPr>
      </w:r>
    </w:p>
    <w:p>
      <w:pPr>
        <w:pStyle w:val="Brdtext1"/>
        <w:rPr>
          <w:lang w:val="en-GB"/>
        </w:rPr>
      </w:pPr>
      <w:r>
        <w:rPr>
          <w:lang w:val="en-GB"/>
        </w:rPr>
        <w:t xml:space="preserve">BM with TBI had less significant results. </w:t>
      </w:r>
      <w:commentRangeStart w:id="28"/>
      <w:r>
        <w:rPr>
          <w:lang w:val="en-GB"/>
        </w:rPr>
        <w:t>Most substantial was high risk of preventable deaths</w:t>
      </w:r>
      <w:r>
        <w:rPr>
          <w:lang w:val="en-GB"/>
        </w:rPr>
      </w:r>
      <w:commentRangeEnd w:id="28"/>
      <w:r>
        <w:commentReference w:id="28"/>
      </w:r>
      <w:r>
        <w:rPr>
          <w:lang w:val="en-GB"/>
        </w:rPr>
        <w:t xml:space="preserve"> (OR 7.25, 95% CI 2.00-26.2, p-value 0.003). The cohort was also more likely to have delays in treatment (OR 3.62, 95% CI 1.07-12.2, p-value 0.038). Isolated TBI had significant association to delays in treatment (OR 4.47, 95% CI 1.52-13.1, p-value 0.006). Patients suffering severe penetrating trauma were more likely to have technical errors (OR 3.16, 95% CI 1.08-9.27, p-value 0.036), error in judgement (OR 2.69, 95% CI 1.44-5.01, p-value 0.002) and preventable death (OR 4.53, 95% CI 1.26-16.3, p-value 0.053). </w:t>
      </w:r>
    </w:p>
    <w:p>
      <w:pPr>
        <w:pStyle w:val="Brdtext1"/>
        <w:rPr>
          <w:lang w:val="en-GB"/>
        </w:rPr>
      </w:pPr>
      <w:r>
        <w:rPr>
          <w:lang w:val="en-GB"/>
        </w:rPr>
      </w:r>
    </w:p>
    <w:p>
      <w:pPr>
        <w:pStyle w:val="Brdtext1"/>
        <w:rPr>
          <w:lang w:val="en-GB"/>
        </w:rPr>
      </w:pPr>
      <w:r>
        <w:rPr>
          <w:lang w:val="en-GB"/>
        </w:rPr>
        <w:t xml:space="preserve">After adjusting for age, gender and NISS-score, statistical association between BM without TBI and delays, missed diagnosis, judgement error, and other OFIs remained. The ORs for NISS, age and gender, with female set to reference, were approximately 1 for all categories of OFI, implying small explanatory value. Statistical significance association on a 0.05 level was however lost for all other cohorts and OFIs. This could in part be explained by </w:t>
      </w:r>
      <w:del w:id="32" w:author="Martin Gerdin Wärnberg" w:date="2023-05-04T22:09:26Z">
        <w:r>
          <w:rPr>
            <w:lang w:val="en-GB"/>
          </w:rPr>
          <w:delText>smaller</w:delText>
        </w:r>
      </w:del>
      <w:ins w:id="33" w:author="Martin Gerdin Wärnberg" w:date="2023-05-04T22:09:26Z">
        <w:r>
          <w:rPr>
            <w:bCs/>
            <w:lang w:val="en-GB"/>
          </w:rPr>
          <w:t>less</w:t>
        </w:r>
      </w:ins>
      <w:r>
        <w:rPr>
          <w:lang w:val="en-GB"/>
        </w:rPr>
        <w:t xml:space="preserve"> data in these groups. </w:t>
      </w:r>
    </w:p>
    <w:p>
      <w:pPr>
        <w:pStyle w:val="Normal"/>
        <w:rPr>
          <w:bCs/>
          <w:lang w:val="en-GB"/>
        </w:rPr>
      </w:pPr>
      <w:r>
        <w:rPr>
          <w:bCs/>
          <w:lang w:val="en-GB"/>
        </w:rPr>
      </w:r>
      <w:r>
        <w:br w:type="page"/>
      </w:r>
    </w:p>
    <w:p>
      <w:pPr>
        <w:pStyle w:val="Brdtext1"/>
        <w:jc w:val="left"/>
        <w:rPr>
          <w:lang w:val="en-GB"/>
        </w:rPr>
      </w:pPr>
      <w:r>
        <w:rPr/>
        <mc:AlternateContent>
          <mc:Choice Requires="wps">
            <w:drawing>
              <wp:inline distT="0" distB="0" distL="0" distR="0" wp14:anchorId="1F60FDED">
                <wp:extent cx="8504555" cy="5217795"/>
                <wp:effectExtent l="4762" t="0" r="0" b="0"/>
                <wp:docPr id="10" name="Bildobjekt 13" descr="En bild som visar text, kvitto&#10;&#10;Automatiskt genererad beskrivning"/>
                <a:graphic xmlns:a="http://schemas.openxmlformats.org/drawingml/2006/main">
                  <a:graphicData uri="http://schemas.openxmlformats.org/drawingml/2006/picture">
                    <pic:pic xmlns:pic="http://schemas.openxmlformats.org/drawingml/2006/picture">
                      <pic:nvPicPr>
                        <pic:cNvPr id="1" name="Bildobjekt 13" descr="En bild som visar text, kvitto&#10;&#10;Automatiskt genererad beskrivning"/>
                        <pic:cNvPicPr/>
                      </pic:nvPicPr>
                      <pic:blipFill>
                        <a:blip r:embed="rId5"/>
                        <a:srcRect l="7707" t="10372" r="-115" b="28810"/>
                        <a:stretch/>
                      </pic:blipFill>
                      <pic:spPr>
                        <a:xfrm rot="16200000">
                          <a:off x="0" y="0"/>
                          <a:ext cx="8503920" cy="5217120"/>
                        </a:xfrm>
                        <a:prstGeom prst="rect">
                          <a:avLst/>
                        </a:prstGeom>
                        <a:ln w="0">
                          <a:noFill/>
                        </a:ln>
                      </pic:spPr>
                    </pic:pic>
                  </a:graphicData>
                </a:graphic>
              </wp:inline>
            </w:drawing>
          </mc:Choice>
          <mc:Fallback>
            <w:pict>
              <v:shape id="shape_0" ID="Bildobjekt 13" stroked="f" style="position:absolute;margin-left:-129.35pt;margin-top:-540.25pt;width:669.55pt;height:410.75pt;mso-wrap-style:none;v-text-anchor:middle;rotation:270;mso-position-vertical:top" wp14:anchorId="1F60FDED" type="shapetype_75">
                <v:imagedata r:id="rId5" o:detectmouseclick="t"/>
                <v:stroke color="#3465a4" joinstyle="round" endcap="flat"/>
                <w10:wrap type="square"/>
              </v:shape>
            </w:pict>
          </mc:Fallback>
        </mc:AlternateContent>
      </w:r>
      <w:r>
        <w:br w:type="page"/>
      </w:r>
    </w:p>
    <w:p>
      <w:pPr>
        <w:pStyle w:val="Normal"/>
        <w:tabs>
          <w:tab w:val="clear" w:pos="720"/>
          <w:tab w:val="right" w:pos="9071" w:leader="none"/>
        </w:tabs>
        <w:rPr>
          <w:rFonts w:eastAsia="" w:cs="" w:cstheme="majorBidi" w:eastAsiaTheme="majorEastAsia"/>
          <w:b/>
          <w:b/>
          <w:bCs/>
          <w:sz w:val="32"/>
          <w:szCs w:val="28"/>
          <w:lang w:val="en-GB"/>
        </w:rPr>
      </w:pPr>
      <w:r>
        <w:rPr/>
        <mc:AlternateContent>
          <mc:Choice Requires="wps">
            <w:drawing>
              <wp:inline distT="0" distB="0" distL="0" distR="0" wp14:anchorId="318A6588">
                <wp:extent cx="8957945" cy="4993640"/>
                <wp:effectExtent l="635" t="0" r="0" b="0"/>
                <wp:docPr id="11" name="Bildobjekt 15" descr="En bild som visar bord&#10;&#10;Automatiskt genererad beskrivning"/>
                <a:graphic xmlns:a="http://schemas.openxmlformats.org/drawingml/2006/main">
                  <a:graphicData uri="http://schemas.openxmlformats.org/drawingml/2006/picture">
                    <pic:pic xmlns:pic="http://schemas.openxmlformats.org/drawingml/2006/picture">
                      <pic:nvPicPr>
                        <pic:cNvPr id="2" name="Bildobjekt 15" descr="En bild som visar bord&#10;&#10;Automatiskt genererad beskrivning"/>
                        <pic:cNvPicPr/>
                      </pic:nvPicPr>
                      <pic:blipFill>
                        <a:blip r:embed="rId6"/>
                        <a:stretch/>
                      </pic:blipFill>
                      <pic:spPr>
                        <a:xfrm rot="16200000">
                          <a:off x="0" y="0"/>
                          <a:ext cx="8957160" cy="4992840"/>
                        </a:xfrm>
                        <a:prstGeom prst="rect">
                          <a:avLst/>
                        </a:prstGeom>
                        <a:ln w="0">
                          <a:noFill/>
                        </a:ln>
                      </pic:spPr>
                    </pic:pic>
                  </a:graphicData>
                </a:graphic>
              </wp:inline>
            </w:drawing>
          </mc:Choice>
          <mc:Fallback>
            <w:pict>
              <v:shape id="shape_0" ID="Bildobjekt 15" stroked="f" style="position:absolute;margin-left:-156.05pt;margin-top:-549.3pt;width:705.25pt;height:393.1pt;mso-wrap-style:none;v-text-anchor:middle;rotation:270;mso-position-vertical:top" wp14:anchorId="318A6588" type="shapetype_75">
                <v:imagedata r:id="rId6" o:detectmouseclick="t"/>
                <v:stroke color="#3465a4" joinstyle="round" endcap="flat"/>
                <w10:wrap type="square"/>
              </v:shape>
            </w:pict>
          </mc:Fallback>
        </mc:AlternateContent>
      </w:r>
      <w:r>
        <w:rPr/>
        <w:drawing>
          <wp:inline distT="0" distB="0" distL="0" distR="0">
            <wp:extent cx="5238750" cy="7980045"/>
            <wp:effectExtent l="0" t="0" r="0" b="0"/>
            <wp:docPr id="12" name="Bildobjekt 1" descr="En bild som visar kalend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objekt 1" descr="En bild som visar kalender&#10;&#10;Automatiskt genererad beskrivning"/>
                    <pic:cNvPicPr>
                      <a:picLocks noChangeAspect="1" noChangeArrowheads="1"/>
                    </pic:cNvPicPr>
                  </pic:nvPicPr>
                  <pic:blipFill>
                    <a:blip r:embed="rId7"/>
                    <a:stretch>
                      <a:fillRect/>
                    </a:stretch>
                  </pic:blipFill>
                  <pic:spPr bwMode="auto">
                    <a:xfrm>
                      <a:off x="0" y="0"/>
                      <a:ext cx="5238750" cy="7980045"/>
                    </a:xfrm>
                    <a:prstGeom prst="rect">
                      <a:avLst/>
                    </a:prstGeom>
                  </pic:spPr>
                </pic:pic>
              </a:graphicData>
            </a:graphic>
          </wp:inline>
        </w:drawing>
      </w:r>
    </w:p>
    <w:p>
      <w:pPr>
        <w:pStyle w:val="Normal"/>
        <w:rPr>
          <w:rFonts w:eastAsia="" w:cs="" w:cstheme="majorBidi" w:eastAsiaTheme="majorEastAsia"/>
          <w:b/>
          <w:b/>
          <w:bCs/>
          <w:sz w:val="32"/>
          <w:szCs w:val="28"/>
          <w:lang w:val="en-GB"/>
        </w:rPr>
      </w:pPr>
      <w:r>
        <w:rPr>
          <w:rFonts w:eastAsia="" w:cs="" w:cstheme="majorBidi" w:eastAsiaTheme="majorEastAsia"/>
          <w:b/>
          <w:bCs/>
          <w:sz w:val="32"/>
          <w:szCs w:val="28"/>
          <w:lang w:val="en-GB"/>
        </w:rPr>
      </w:r>
      <w:r>
        <w:br w:type="page"/>
      </w:r>
    </w:p>
    <w:p>
      <w:pPr>
        <w:pStyle w:val="Heading1"/>
        <w:rPr>
          <w:lang w:val="en-GB"/>
        </w:rPr>
      </w:pPr>
      <w:r>
        <w:rPr>
          <w:lang w:val="en-GB"/>
        </w:rPr>
        <w:t xml:space="preserve">Discussion  </w:t>
      </w:r>
    </w:p>
    <w:p>
      <w:pPr>
        <w:pStyle w:val="Brdtext1"/>
        <w:rPr>
          <w:lang w:val="en-GB"/>
        </w:rPr>
      </w:pPr>
      <w:commentRangeStart w:id="29"/>
      <w:r>
        <w:rPr>
          <w:lang w:val="en-GB"/>
        </w:rPr>
        <w:t xml:space="preserve">Trauma includes a diverse set of patient characteristics, both with respect to demographics and mechanism of injury. In this study we assessed association between four trauma cohorts and a set of specific OFIs identified at M&amp;M conferences held at the Karolinska University Hospital. </w:t>
      </w:r>
      <w:commentRangeEnd w:id="29"/>
      <w:r>
        <w:commentReference w:id="29"/>
      </w:r>
      <w:r>
        <w:rPr>
          <w:lang w:val="en-GB"/>
        </w:rPr>
      </w:r>
    </w:p>
    <w:p>
      <w:pPr>
        <w:pStyle w:val="Brdtext1"/>
        <w:rPr>
          <w:lang w:val="en-GB"/>
        </w:rPr>
      </w:pPr>
      <w:r>
        <w:rPr>
          <w:lang w:val="en-GB"/>
        </w:rPr>
      </w:r>
    </w:p>
    <w:p>
      <w:pPr>
        <w:pStyle w:val="Brdtext1"/>
        <w:rPr>
          <w:lang w:val="en-GB"/>
        </w:rPr>
      </w:pPr>
      <w:r>
        <w:rPr>
          <w:lang w:val="en-GB"/>
        </w:rPr>
        <w:t xml:space="preserve">The most common category of OFI was error in judgement. This is in line with findings of Ghorbani and Strömmer who analysed preventable death at the Karolinska University Hospital in 2012-2016. Judgment error was the most common error in both preventable and non-preventable deaths (14.9%) </w:t>
      </w:r>
      <w:r>
        <w:fldChar w:fldCharType="begin"/>
      </w:r>
      <w:r>
        <w:rPr>
          <w:lang w:val="en-GB"/>
        </w:rPr>
        <w:instrText>ADDIN ZOTERO_ITEM CSL_CITATION {"citationID":"mf0hfTKU","properties":{"formattedCitation":"(27)","plainCitation":"(27)","noteIndex":0},"citationItems":[{"id":111,"uris":["http://zotero.org/users/local/dRJOFA2S/items/3PXG4Y66"],"itemData":{"id":111,"type":"article-journal","abstract":"Background The wide disparity in the methodology of preventable death analysis has created a lack of comparability among previous studies. The guidelines for the peer review (PR) procedure suggest the inclusion of risk-adjustment methods to identify patients to review, that is, exclude non-preventable deaths (probability of survival [Ps] &lt; 25%) or focus on preventable deaths (Ps &gt; 50%). We aimed to, through PR process, (1) identify preventable death and errors committed in a level-I trauma centre, and (2) explore the use of different risk-adjustment methods as a complement. Methods A multidisciplinary committee reviewed all trauma patients, which died a trauma-related death, within 30 days of admission to Karolinska University Hospital, Stockholm, in the period of 2012-2016. Ps was calculated according to TRISS and NORMIT and their accuracy where compared. Results Two hundred and ninety-eight deaths were identified and 252 were reviewed. The majority of deaths occurred between 1 and 7 days. Ten deaths (4.0%) were classified as preventable. Sixty-seven errors were identified in 53 (21.0%) deaths. The most common error was inappropriate treatment in all deaths (21 of 67) and in preventable deaths (5 of 13). Median Ps in non-preventable deaths was higher than the cut-off (&lt;25%) and Ps-TRISS was almost twice as high as Ps-NORMIT (65% vs 33%, P &lt; .001). Two clinically judged preventable deaths with Ps &lt;25% would have been missed with both models. Median Ps in preventable deaths was above the cut-off (&gt;50%) and higher with Ps-TRISS vs Ps-NORMIT (75% vs 58%, P &lt; .001). Three and 4 clinically judged preventable deaths would have been missed, respectively, for TRISS and NORMIT, if using this cut-off. Conclusion Preventable deaths were commonly caused by clinical judgment errors in the early phases but death occurred late. Ps calculated with NORMIT was more accurate than TRISS in predicting mortality, but both perform poorly in identifying preventable and non-preventable deaths when applying the cut-offs. PR of all trauma death is still the golden standard in preventability analysis.","container-title":"Acta Anaesthesiologica Scandinavica","DOI":"10.1111/aas.13151","ISSN":"1399-6576","issue":"8","language":"en","note":"_eprint: https://onlinelibrary.wiley.com/doi/pdf/10.1111/aas.13151","page":"1146-1153","source":"Wiley Online Library","title":"Analysis of preventable deaths and errors in trauma care in a Scandinavian trauma level-I centre","volume":"62","author":[{"family":"Ghorbani","given":"P."},{"family":"Strömmer","given":"L."}],"issued":{"date-parts":[["2018"]]}}}],"schema":"https://github.com/citation-style-language/schema/raw/master/csl-citation.json"}</w:instrText>
      </w:r>
      <w:r>
        <w:rPr>
          <w:lang w:val="en-GB"/>
        </w:rPr>
      </w:r>
      <w:r>
        <w:rPr>
          <w:lang w:val="en-GB"/>
        </w:rPr>
        <w:fldChar w:fldCharType="separate"/>
      </w:r>
      <w:r>
        <w:rPr>
          <w:lang w:val="en-GB"/>
        </w:rPr>
        <w:t>(27)</w:t>
      </w:r>
      <w:r>
        <w:rPr>
          <w:lang w:val="en-GB"/>
        </w:rPr>
      </w:r>
      <w:r>
        <w:rPr>
          <w:lang w:val="en-GB"/>
        </w:rPr>
        <w:fldChar w:fldCharType="end"/>
      </w:r>
      <w:r>
        <w:rPr>
          <w:lang w:val="en-GB"/>
        </w:rPr>
        <w:t xml:space="preserve">. Similar results have been reached in the US. When Teixera et al. studied preventable deaths in a level-1 trauma centre the years 1998-2005, 21.6% could be derived to clinical judgement errors where most were related to inadequate patient monitoring. (52.9%) </w:t>
      </w:r>
      <w:r>
        <w:fldChar w:fldCharType="begin"/>
      </w:r>
      <w:r>
        <w:rPr>
          <w:lang w:val="en-GB"/>
        </w:rPr>
        <w:instrText>ADDIN ZOTERO_ITEM CSL_CITATION {"citationID":"BcCfmgjm","properties":{"formattedCitation":"(20)","plainCitation":"(20)","noteIndex":0},"citationItems":[{"id":131,"uris":["http://zotero.org/users/local/dRJOFA2S/items/BXJQF5W4"],"itemData":{"id":131,"type":"article-journal","container-title":"Journal of Trauma: Injury, Infection &amp; Critical Care","DOI":"10.1097/TA.0b013e31815078ae","ISSN":"0022-5282","issue":"6","language":"en","page":"1338-1347","source":"DOI.org (Crossref)","title":"Preventable or Potentially Preventable Mortality at a Mature Trauma Center","volume":"63","author":[{"family":"Teixeira","given":"Pedro G. R."},{"family":"Inaba","given":"Kenji"},{"family":"Hadjizacharia","given":"Pantelis"},{"family":"Brown","given":"Carlos"},{"family":"Salim","given":"Ali"},{"family":"Rhee","given":"Peter"},{"family":"Browder","given":"Timothy"},{"family":"Noguchi","given":"Thomas T."},{"family":"Demetriades","given":"Demetrios"}],"issued":{"date-parts":[["2007",12]]}}}],"schema":"https://github.com/citation-style-language/schema/raw/master/csl-citation.json"}</w:instrText>
      </w:r>
      <w:r>
        <w:rPr>
          <w:lang w:val="en-GB"/>
        </w:rPr>
      </w:r>
      <w:r>
        <w:rPr>
          <w:lang w:val="en-GB"/>
        </w:rPr>
        <w:fldChar w:fldCharType="separate"/>
      </w:r>
      <w:r>
        <w:rPr>
          <w:lang w:val="en-GB"/>
        </w:rPr>
        <w:t>(20)</w:t>
      </w:r>
      <w:r>
        <w:rPr>
          <w:lang w:val="en-GB"/>
        </w:rPr>
      </w:r>
      <w:r>
        <w:rPr>
          <w:lang w:val="en-GB"/>
        </w:rPr>
        <w:fldChar w:fldCharType="end"/>
      </w:r>
      <w:r>
        <w:rPr>
          <w:lang w:val="en-GB"/>
        </w:rPr>
        <w:t xml:space="preserve">. Equally, Matsumoto at el.  found that 90.5% of all preventable and possibly preventable deaths, stored in a  Level-1 trauma registry at University of California San Diego in 2000-2014, could be derived to errors in judgement </w:t>
      </w:r>
      <w:r>
        <w:fldChar w:fldCharType="begin"/>
      </w:r>
      <w:r>
        <w:rPr>
          <w:lang w:val="en-GB"/>
        </w:rPr>
        <w:instrText>ADDIN ZOTERO_ITEM CSL_CITATION {"citationID":"8gXrALlT","properties":{"formattedCitation":"(28)","plainCitation":"(28)","noteIndex":0},"citationItems":[{"id":34,"uris":["http://zotero.org/users/local/dRJOFA2S/items/WDTZSL5Z"],"itemData":{"id":34,"type":"article-journal","abstract":"To establish the preventable and potentially preventable death rates in a mature trauma center and to identify the causes of death and highlight the lessons learned from these cases.","container-title":"Surgery Today","DOI":"10.1007/s00595-018-1687-y","ISSN":"1436-2813","issue":"11","journalAbbreviation":"Surg Today","language":"en","page":"1004-1010","source":"Springer Link","title":"Trauma center maturity measured by an analysis of preventable and potentially preventable deaths: there is always something to be learned…","title-short":"Trauma center maturity measured by an analysis of preventable and potentially preventable deaths","volume":"48","author":[{"family":"Matsumoto","given":"Shokei"},{"family":"Jung","given":"Kyoungwon"},{"family":"Smith","given":"Alan"},{"family":"Coimbra","given":"Raul"}],"issued":{"date-parts":[["2018",11,1]]}}}],"schema":"https://github.com/citation-style-language/schema/raw/master/csl-citation.json"}</w:instrText>
      </w:r>
      <w:r>
        <w:rPr>
          <w:lang w:val="en-GB"/>
        </w:rPr>
      </w:r>
      <w:r>
        <w:rPr>
          <w:lang w:val="en-GB"/>
        </w:rPr>
        <w:fldChar w:fldCharType="separate"/>
      </w:r>
      <w:r>
        <w:rPr>
          <w:lang w:val="en-GB"/>
        </w:rPr>
        <w:t>(28)</w:t>
      </w:r>
      <w:r>
        <w:rPr>
          <w:lang w:val="en-GB"/>
        </w:rPr>
      </w:r>
      <w:r>
        <w:rPr>
          <w:lang w:val="en-GB"/>
        </w:rPr>
        <w:fldChar w:fldCharType="end"/>
      </w:r>
      <w:r>
        <w:rPr>
          <w:lang w:val="en-GB"/>
        </w:rPr>
        <w:t xml:space="preserve">. Thus, while OFIs related to </w:t>
      </w:r>
      <w:commentRangeStart w:id="30"/>
      <w:r>
        <w:rPr>
          <w:lang w:val="en-GB"/>
        </w:rPr>
        <w:t xml:space="preserve">technical issues </w:t>
      </w:r>
      <w:r>
        <w:rPr>
          <w:lang w:val="en-GB"/>
        </w:rPr>
      </w:r>
      <w:ins w:id="34" w:author="Martin Gerdin Wärnberg" w:date="2023-05-04T22:11:07Z">
        <w:commentRangeEnd w:id="30"/>
        <w:r>
          <w:commentReference w:id="30"/>
        </w:r>
        <w:r>
          <w:rPr/>
          <w:commentReference w:id="31"/>
        </w:r>
      </w:ins>
      <w:r>
        <w:rPr>
          <w:lang w:val="en-GB"/>
        </w:rPr>
        <w:t xml:space="preserve">seems to be decreasing with advancement in technology, errors related to human decision making prevail </w:t>
      </w:r>
      <w:r>
        <w:fldChar w:fldCharType="begin"/>
      </w:r>
      <w:r>
        <w:rPr>
          <w:lang w:val="en-GB"/>
        </w:rPr>
        <w:instrText>ADDIN ZOTERO_ITEM CSL_CITATION {"citationID":"vg7GE2LC","properties":{"formattedCitation":"(1,19,20,28\\uc0\\u8211{}30)","plainCitation":"(1,19,20,28–30)","noteIndex":0},"citationItems":[{"id":28,"uris":["http://zotero.org/users/local/dRJOFA2S/items/6EJ3EIIY"],"itemData":{"id":28,"type":"article-journal","abstract":"Preventable trauma deaths are defined as deaths which could be avoided if optimal care has been delivered. Studies on preventable trauma deaths have been accomplished initially with panel reviews of pre-hospital and hospital charts. However, several investigators questioned the reliability and validity of this method because of low reproducibility of implicit judgments when they are made by different experts. Nevertheless, number of studies were published all around the world and ultimately gained some credibility, particularly in regions where comparisons were made before and after trauma system implementation with a resultant fall in mortality. During the last decade of century the method of comparing observed survival with probability of survival calculated from large trauma registries has obtained popularity. Preventable trauma deaths were identified as deaths occurred notwithstanding a high calculated probability of survival. In recent years, preventable trauma deaths studies have been replaced by population-based studies, which use databases representative of overall population, therefore with high epidemiologic value. These databases contain readily available information which carry out the advantage of objectivity and large numbers. Nowadays, population-based researches provide the strongest evidence regarding the effectiveness of trauma systems and trauma centers on patient outcomes.","container-title":"World Journal of Emergency Surgery","DOI":"10.1186/1749-7922-1-12","ISSN":"1749-7922","journalAbbreviation":"World J Emerg Surg","note":"PMID: 16759417\nPMCID: PMC1475565","page":"12","source":"PubMed Central","title":"Preventable trauma deaths: from panel review to population based-studies","title-short":"Preventable trauma deaths","volume":"1","author":[{"family":"Chiara","given":"Osvaldo"},{"family":"Cimbanassi","given":"Stefania"},{"family":"Pitidis","given":"Alessio"},{"family":"Vesconi","given":"Sergio"}],"issued":{"date-parts":[["2006",4,11]]}}},{"id":131,"uris":["http://zotero.org/users/local/dRJOFA2S/items/BXJQF5W4"],"itemData":{"id":131,"type":"article-journal","container-title":"Journal of Trauma: Injury, Infection &amp; Critical Care","DOI":"10.1097/TA.0b013e31815078ae","ISSN":"0022-5282","issue":"6","language":"en","page":"1338-1347","source":"DOI.org (Crossref)","title":"Preventable or Potentially Preventable Mortality at a Mature Trauma Center","volume":"63","author":[{"family":"Teixeira","given":"Pedro G. R."},{"family":"Inaba","given":"Kenji"},{"family":"Hadjizacharia","given":"Pantelis"},{"family":"Brown","given":"Carlos"},{"family":"Salim","given":"Ali"},{"family":"Rhee","given":"Peter"},{"family":"Browder","given":"Timothy"},{"family":"Noguchi","given":"Thomas T."},{"family":"Demetriades","given":"Demetrios"}],"issued":{"date-parts":[["2007",12]]}}},{"id":72,"uris":["http://zotero.org/users/local/dRJOFA2S/items/WXERPQHE"],"itemData":{"id":72,"type":"article-journal","abstract":"Bleeding is the leading cause of preventable death after injury. This retrospective study aimed to characterize opportunities for performance improvement (OPIs) identified in patients who died from bleeding and were considered by the quality improvement system of a major trauma centre.All trauma deaths in 2006–2010 were discussed at the trauma morbidity and mortality meeting. Deaths from haemorrhage were identified and subjected to qualitative and quantitative evaluation. OPIs were identified and remedial action was taken.During the study interval there were 7511 trauma team activations; 423 patients died. Haemorrhage was the second most common cause of death, in 112 patients, and made a substantial contribution to death in a further 15. For 84 of these 127 patients, a total of 150 OPIs were identified. Most arose in the emergency department, but involved personnel from many departments. Problems with decision-making were more common than errors in technical skill. OPIs frequently involved the decision between surgery, radiology and further investigation. Delayed and inappropriate surgery occurred even when investigation and diagnosis were appropriate. The mortality rate among patients presenting in shock fell significantly over the study interval (P &amp;lt; 0·026).Problems with judgement are more common than those of skill. Death from traumatic haemorrhage is associated with identifiable, remediable failures in care. The implementation of a systematic trauma quality improvement system was associated with a fall in the mortality rate among patients presenting in shock.","container-title":"British Journal of Surgery","DOI":"10.1002/bjs.9096","ISSN":"0007-1323","issue":"6","journalAbbreviation":"British Journal of Surgery","page":"749-755","source":"Silverchair","title":"Opportunities for improvement in the management of patients who die from haemorrhage after trauma","volume":"100","author":[{"family":"O'Reilly","given":"D"},{"family":"Mahendran","given":"K"},{"family":"West","given":"A"},{"family":"Shirley","given":"P"},{"family":"Walsh","given":"M"},{"family":"Tai","given":"N"}],"issued":{"date-parts":[["2013",5,1]]}}},{"id":34,"uris":["http://zotero.org/users/local/dRJOFA2S/items/WDTZSL5Z"],"itemData":{"id":34,"type":"article-journal","abstract":"To establish the preventable and potentially preventable death rates in a mature trauma center and to identify the causes of death and highlight the lessons learned from these cases.","container-title":"Surgery Today","DOI":"10.1007/s00595-018-1687-y","ISSN":"1436-2813","issue":"11","journalAbbreviation":"Surg Today","language":"en","page":"1004-1010","source":"Springer Link","title":"Trauma center maturity measured by an analysis of preventable and potentially preventable deaths: there is always something to be learned…","title-short":"Trauma center maturity measured by an analysis of preventable and potentially preventable deaths","volume":"48","author":[{"family":"Matsumoto","given":"Shokei"},{"family":"Jung","given":"Kyoungwon"},{"family":"Smith","given":"Alan"},{"family":"Coimbra","given":"Raul"}],"issued":{"date-parts":[["2018",11,1]]}}},{"id":143,"uris":["http://zotero.org/users/local/dRJOFA2S/items/6DUEASBS"],"itemData":{"id":143,"type":"article-journal","abstract":"Background\nMonitoring the quality of trauma care is frequently done by analysing the preventability of trauma deaths and errors during trauma care. In the Academic Medical Center trauma deaths are discussed during a monthly Morbidity and Mortality meeting. In this study an external multidisciplinary panel assessed the trauma deaths and errors in management of a Dutch Level-1 trauma centre for (potential) preventability.\nMethods\nAll patients who died during or after presentation in the trauma resuscitation room in a 2-year period were eligible for review. All information on trauma evaluation and management was summarised by an independent research fellow. An external multidisciplinary panel individually evaluated the cases for preventability of death. Potential errors or mismanagements during the admission were classified for type, phase and domain. Overall agreement on (potential) preventability was compared between the external panel and the internal M&amp;M consensus.\nResults\nOf the 62 evaluated trauma deaths one was judged as preventable and 17 were judged as potentially preventable by the review panel. Overall agreement on preventability between the review panel and the internal consensus was moderate (Kappa 0.51). The external panel judged one death as preventable compared with three from the internal consensus. The interobserver agreement between the external panel members was also moderate (Kappa 0.43). The panel judged 31 errors to have occurred in the (potential) preventable death group and 23 errors in the non-preventable death group. Such errors included choice or sequence of diagnostics, rewarming of hypothermic patients, and correction of coagulopathies.\nConclusions\nThe preventable death rate in the present study was comparable to data in the available literature. Compared to internal review, the external, multidisciplinary review did not find a higher preventable death rate, although it provided several insights to optimise trauma care.","container-title":"Injury","DOI":"10.1016/j.injury.2010.04.007","ISSN":"0020-1383","issue":"9","journalAbbreviation":"Injury","language":"en","page":"870-873","source":"ScienceDirect","title":"Preventability of trauma deaths in a Dutch Level-1 trauma centre","volume":"42","author":[{"family":"Saltzherr","given":"T. P."},{"family":"Wendt","given":"K. W."},{"family":"Nieboer","given":"P."},{"family":"Nijsten","given":"M. W. N."},{"family":"Valk","given":"J. P."},{"family":"Luitse","given":"J. S. K."},{"family":"Ponsen","given":"K. J."},{"family":"Goslings","given":"J. C."}],"issued":{"date-parts":[["2011",9,1]]}}},{"id":141,"uris":["http://zotero.org/users/local/dRJOFA2S/items/V4WIPEWJ"],"itemData":{"id":141,"type":"article-journal","container-title":"Annals of Surgery","DOI":"10.1097/01.sla.0000234655.83517.56","ISSN":"0003-4932","issue":"3","language":"en","page":"371-380","source":"DOI.org (Crossref)","title":"Patterns of Errors Contributing to Trauma Mortality: Lessons Learned From 2594 Deaths","title-short":"Patterns of Errors Contributing to Trauma Mortality","volume":"244","author":[{"family":"Gruen","given":"Russell L."},{"family":"Jurkovich","given":"Gregory J."},{"family":"McIntyre","given":"Lisa K."},{"family":"Foy","given":"Hugh M."},{"family":"Maier","given":"Ronald V."}],"issued":{"date-parts":[["2006",9]]}}}],"schema":"https://github.com/citation-style-language/schema/raw/master/csl-citation.json"}</w:instrText>
      </w:r>
      <w:r>
        <w:rPr>
          <w:lang w:val="en-GB"/>
        </w:rPr>
      </w:r>
      <w:r>
        <w:rPr>
          <w:lang w:val="en-GB"/>
        </w:rPr>
        <w:fldChar w:fldCharType="separate"/>
      </w:r>
      <w:r>
        <w:rPr>
          <w:lang w:val="en-GB"/>
        </w:rPr>
        <w:t>(1,19,20,28–30)</w:t>
      </w:r>
      <w:r>
        <w:rPr>
          <w:lang w:val="en-GB"/>
        </w:rPr>
      </w:r>
      <w:r>
        <w:rPr>
          <w:lang w:val="en-GB"/>
        </w:rPr>
        <w:fldChar w:fldCharType="end"/>
      </w:r>
      <w:r>
        <w:rPr>
          <w:lang w:val="en-GB"/>
        </w:rPr>
        <w:t xml:space="preserve">. </w:t>
      </w:r>
    </w:p>
    <w:p>
      <w:pPr>
        <w:pStyle w:val="Brdtext1"/>
        <w:rPr>
          <w:lang w:val="en-GB"/>
        </w:rPr>
      </w:pPr>
      <w:r>
        <w:rPr>
          <w:lang w:val="en-GB"/>
        </w:rPr>
      </w:r>
    </w:p>
    <w:p>
      <w:pPr>
        <w:pStyle w:val="Brdtext1"/>
        <w:rPr>
          <w:lang w:val="en-GB"/>
        </w:rPr>
      </w:pPr>
      <w:r>
        <w:rPr>
          <w:lang w:val="en-GB"/>
        </w:rPr>
        <w:t xml:space="preserve">BM without TBI was the dominating cohort across all categories of OFIs. It was also the largest cohort in the study. One explanation could be the higher risk of death related to TBI. This is supported by higher mortality within 30 days of trauma for patients with </w:t>
      </w:r>
      <w:commentRangeStart w:id="32"/>
      <w:r>
        <w:rPr>
          <w:lang w:val="en-GB"/>
        </w:rPr>
        <w:t>TBI</w:t>
      </w:r>
      <w:r>
        <w:rPr>
          <w:lang w:val="en-GB"/>
        </w:rPr>
      </w:r>
      <w:commentRangeEnd w:id="32"/>
      <w:r>
        <w:commentReference w:id="32"/>
      </w:r>
      <w:r>
        <w:rPr>
          <w:lang w:val="en-GB"/>
        </w:rPr>
        <w:t xml:space="preserve"> (both isolated and in BM with TBI) as well as higher NISS scores (table 3).  Further, if death occurs early after trauma, the patient may have </w:t>
      </w:r>
      <w:del w:id="35" w:author="Martin Gerdin Wärnberg" w:date="2023-05-04T22:11:40Z">
        <w:r>
          <w:rPr>
            <w:lang w:val="en-GB"/>
          </w:rPr>
          <w:delText>passed</w:delText>
        </w:r>
      </w:del>
      <w:ins w:id="36" w:author="Martin Gerdin Wärnberg" w:date="2023-05-04T22:11:40Z">
        <w:r>
          <w:rPr>
            <w:bCs/>
            <w:lang w:val="en-GB"/>
          </w:rPr>
          <w:t>died</w:t>
        </w:r>
      </w:ins>
      <w:r>
        <w:rPr>
          <w:lang w:val="en-GB"/>
        </w:rPr>
        <w:t xml:space="preserve"> before </w:t>
      </w:r>
      <w:del w:id="37" w:author="Martin Gerdin Wärnberg" w:date="2023-05-04T22:11:49Z">
        <w:r>
          <w:rPr>
            <w:lang w:val="en-GB"/>
          </w:rPr>
          <w:delText>other</w:delText>
        </w:r>
      </w:del>
      <w:r>
        <w:rPr>
          <w:lang w:val="en-GB"/>
        </w:rPr>
        <w:t xml:space="preserve"> errors in care can take place. </w:t>
      </w:r>
      <w:del w:id="38" w:author="Martin Gerdin Wärnberg" w:date="2023-05-04T22:11:59Z">
        <w:r>
          <w:rPr>
            <w:lang w:val="en-GB"/>
          </w:rPr>
          <w:delText>Injury</w:delText>
        </w:r>
      </w:del>
      <w:ins w:id="39" w:author="Martin Gerdin Wärnberg" w:date="2023-05-04T22:11:59Z">
        <w:r>
          <w:rPr>
            <w:bCs/>
            <w:lang w:val="en-GB"/>
          </w:rPr>
          <w:t>Trau</w:t>
        </w:r>
      </w:ins>
      <w:ins w:id="40" w:author="Martin Gerdin Wärnberg" w:date="2023-05-04T22:12:00Z">
        <w:r>
          <w:rPr>
            <w:bCs/>
            <w:lang w:val="en-GB"/>
          </w:rPr>
          <w:t>ma</w:t>
        </w:r>
      </w:ins>
      <w:r>
        <w:rPr>
          <w:lang w:val="en-GB"/>
        </w:rPr>
        <w:t xml:space="preserve"> mortality is classically described with trimodal distribution; immediate deaths at scene, early deaths due to haemorrhage and late deaths from organ failure </w:t>
      </w:r>
      <w:r>
        <w:fldChar w:fldCharType="begin"/>
      </w:r>
      <w:r>
        <w:rPr>
          <w:lang w:val="en-GB"/>
        </w:rPr>
        <w:instrText>ADDIN ZOTERO_ITEM CSL_CITATION {"citationID":"LCwdQPIZ","properties":{"formattedCitation":"(31)","plainCitation":"(31)","noteIndex":0},"citationItems":[{"id":155,"uris":["http://zotero.org/users/local/dRJOFA2S/items/JA9E6QSN"],"itemData":{"id":155,"type":"article-journal","abstract":"Injury mortality was classically described with a trimodal distribution, with immediate deaths at the scene, early deaths due to hemorrhage, and late deaths from organ failure. We hypothesized that the development of trauma systems has improved prehospital care, early resuscitation, and critical care and altered this pattern. This population-based study of all trauma deaths in an urban county with a mature trauma system reviewed data for 678 patients (median age, 33 years; 81% male; 43% gunshot, 20% motor vehicle crashes). Deaths were classified as immediate (scene), early (in hospital, ≤4 hours from injury), or late (&gt;4 hours after injury). Multinomial regression was used to identify independent predictors of immediate and early versus late deaths, adjusted for age, gender, race, intention, mechanism, toxicology, and cause of death. Results showed 416 (61%) immediate, 199 (29%) early, and 63 (10%) late deaths. Compared with the classical description, the percentage of immediate deaths remained unchanged, and early deaths occurred much earlier (median 52 vs 120 minutes). However, unlike the classic trimodal distribution, the late peak was greatly diminished. Intentional injuries, alcohol intoxication, asphyxia, and injuries to the head and chest were independent predictors of immediate death. Alcohol intoxication and injuries to the chest were predictors of early death, while pelvic fractures and blunt assaults were associated with late deaths. In conclusion, trauma deaths now have a predominantly bimodal distribution. Near elimination of the late peak likely represents advancements in resuscitation and critical care that have reduced organ failure. Further reductions in mortality will likely come from prevention of intentional injuries and injuries associated with alcohol intoxication.","container-title":"Proceedings (Baylor University. Medical Center)","ISSN":"0899-8280","issue":"4","journalAbbreviation":"Proc (Bayl Univ Med Cent)","note":"PMID: 20944754\nPMCID: PMC2943446","page":"349-354","source":"PubMed Central","title":"Changing epidemiology of trauma deaths leads to a bimodal distribution","volume":"23","author":[{"family":"Gunst","given":"Mark"},{"family":"Ghaemmaghami","given":"Vafa"},{"family":"Gruszecki","given":"Amy"},{"family":"Urban","given":"Jill"},{"family":"Frankel","given":"Heidi"},{"family":"Shafi","given":"Shahid"}],"issued":{"date-parts":[["2010",10]]}}}],"schema":"https://github.com/citation-style-language/schema/raw/master/csl-citation.json"}</w:instrText>
      </w:r>
      <w:r>
        <w:rPr>
          <w:lang w:val="en-GB"/>
        </w:rPr>
      </w:r>
      <w:r>
        <w:rPr>
          <w:lang w:val="en-GB"/>
        </w:rPr>
        <w:fldChar w:fldCharType="separate"/>
      </w:r>
      <w:r>
        <w:rPr>
          <w:lang w:val="en-GB"/>
        </w:rPr>
        <w:t>(31)</w:t>
      </w:r>
      <w:r>
        <w:rPr>
          <w:lang w:val="en-GB"/>
        </w:rPr>
      </w:r>
      <w:r>
        <w:rPr>
          <w:lang w:val="en-GB"/>
        </w:rPr>
        <w:fldChar w:fldCharType="end"/>
      </w:r>
      <w:r>
        <w:rPr>
          <w:lang w:val="en-GB"/>
        </w:rPr>
        <w:t xml:space="preserve">. A review by Sobrino and Shafi on timing and cause of death after injury showed that brain injury is highly associated with immediate death </w:t>
      </w:r>
      <w:r>
        <w:fldChar w:fldCharType="begin"/>
      </w:r>
      <w:r>
        <w:rPr>
          <w:lang w:val="en-GB"/>
        </w:rPr>
        <w:instrText>ADDIN ZOTERO_ITEM CSL_CITATION {"citationID":"Kze6TC7Q","properties":{"formattedCitation":"(32)","plainCitation":"(32)","noteIndex":0},"citationItems":[{"id":152,"uris":["http://zotero.org/users/local/dRJOFA2S/items/KRS5YAAX"],"itemData":{"id":152,"type":"article-journal","abstract":"Currently, long-term outcomes are significant because health care system changes will likely lead to a single payment for each occurrence of care, including readmissions—the “bundled payment” system. Therefore, it is essential to understand the outcomes of trauma patients discharged alive from trauma centers. This article reviews the current knowledge base on the timing and causes of deaths after trauma. The trimodal mortality model (immediate deaths, early deaths, and late deaths) is utilized as the early research describing trimodal distribution is discussed. Also covered is the successive work as trauma systems matured, showing a shift toward a bimodal distribution with a decline in late deaths. Finally, studies of long-term outcomes are highlighted. Deaths occurring within minutes or a few hours of injury are largely unchanged, which underscores the enormity of injuries to the central nervous and cardiovascular systems. Late deaths caused by multiple organ failure and sepsis have declined considerably, however. Also, the causes of death in this patient population remain constant. Lastly, a considerable number of deaths after discharge may be due to nontraumatic causes.","container-title":"Proceedings (Baylor University. Medical Center)","ISSN":"0899-8280","issue":"2","journalAbbreviation":"Proc (Bayl Univ Med Cent)","note":"PMID: 23543966\nPMCID: PMC3603725","page":"120-123","source":"PubMed Central","title":"Timing and causes of death after injuries","volume":"26","author":[{"family":"Sobrino","given":"Justin"},{"family":"Shafi","given":"Shahid"}],"issued":{"date-parts":[["2013",4]]}}}],"schema":"https://github.com/citation-style-language/schema/raw/master/csl-citation.json"}</w:instrText>
      </w:r>
      <w:r>
        <w:rPr>
          <w:lang w:val="en-GB"/>
        </w:rPr>
      </w:r>
      <w:r>
        <w:rPr>
          <w:lang w:val="en-GB"/>
        </w:rPr>
        <w:fldChar w:fldCharType="separate"/>
      </w:r>
      <w:r>
        <w:rPr>
          <w:lang w:val="en-GB"/>
        </w:rPr>
        <w:t>(32)</w:t>
      </w:r>
      <w:r>
        <w:rPr>
          <w:lang w:val="en-GB"/>
        </w:rPr>
      </w:r>
      <w:r>
        <w:rPr>
          <w:lang w:val="en-GB"/>
        </w:rPr>
        <w:fldChar w:fldCharType="end"/>
      </w:r>
      <w:r>
        <w:rPr>
          <w:lang w:val="en-GB"/>
        </w:rPr>
        <w:t xml:space="preserve">. However, when adjusting for death on arrival, Ghorbani and Strömmer found that mortality related to TBI increased and that most TBI related deaths occur later </w:t>
      </w:r>
      <w:r>
        <w:fldChar w:fldCharType="begin"/>
      </w:r>
      <w:r>
        <w:rPr>
          <w:lang w:val="en-GB"/>
        </w:rPr>
        <w:instrText>ADDIN ZOTERO_ITEM CSL_CITATION {"citationID":"ZBTySd4R","properties":{"formattedCitation":"(27)","plainCitation":"(27)","noteIndex":0},"citationItems":[{"id":111,"uris":["http://zotero.org/users/local/dRJOFA2S/items/3PXG4Y66"],"itemData":{"id":111,"type":"article-journal","abstract":"Background The wide disparity in the methodology of preventable death analysis has created a lack of comparability among previous studies. The guidelines for the peer review (PR) procedure suggest the inclusion of risk-adjustment methods to identify patients to review, that is, exclude non-preventable deaths (probability of survival [Ps] &lt; 25%) or focus on preventable deaths (Ps &gt; 50%). We aimed to, through PR process, (1) identify preventable death and errors committed in a level-I trauma centre, and (2) explore the use of different risk-adjustment methods as a complement. Methods A multidisciplinary committee reviewed all trauma patients, which died a trauma-related death, within 30 days of admission to Karolinska University Hospital, Stockholm, in the period of 2012-2016. Ps was calculated according to TRISS and NORMIT and their accuracy where compared. Results Two hundred and ninety-eight deaths were identified and 252 were reviewed. The majority of deaths occurred between 1 and 7 days. Ten deaths (4.0%) were classified as preventable. Sixty-seven errors were identified in 53 (21.0%) deaths. The most common error was inappropriate treatment in all deaths (21 of 67) and in preventable deaths (5 of 13). Median Ps in non-preventable deaths was higher than the cut-off (&lt;25%) and Ps-TRISS was almost twice as high as Ps-NORMIT (65% vs 33%, P &lt; .001). Two clinically judged preventable deaths with Ps &lt;25% would have been missed with both models. Median Ps in preventable deaths was above the cut-off (&gt;50%) and higher with Ps-TRISS vs Ps-NORMIT (75% vs 58%, P &lt; .001). Three and 4 clinically judged preventable deaths would have been missed, respectively, for TRISS and NORMIT, if using this cut-off. Conclusion Preventable deaths were commonly caused by clinical judgment errors in the early phases but death occurred late. Ps calculated with NORMIT was more accurate than TRISS in predicting mortality, but both perform poorly in identifying preventable and non-preventable deaths when applying the cut-offs. PR of all trauma death is still the golden standard in preventability analysis.","container-title":"Acta Anaesthesiologica Scandinavica","DOI":"10.1111/aas.13151","ISSN":"1399-6576","issue":"8","language":"en","note":"_eprint: https://onlinelibrary.wiley.com/doi/pdf/10.1111/aas.13151","page":"1146-1153","source":"Wiley Online Library","title":"Analysis of preventable deaths and errors in trauma care in a Scandinavian trauma level-I centre","volume":"62","author":[{"family":"Ghorbani","given":"P."},{"family":"Strömmer","given":"L."}],"issued":{"date-parts":[["2018"]]}}}],"schema":"https://github.com/citation-style-language/schema/raw/master/csl-citation.json"}</w:instrText>
      </w:r>
      <w:r>
        <w:rPr>
          <w:lang w:val="en-GB"/>
        </w:rPr>
      </w:r>
      <w:r>
        <w:rPr>
          <w:lang w:val="en-GB"/>
        </w:rPr>
        <w:fldChar w:fldCharType="separate"/>
      </w:r>
      <w:r>
        <w:rPr>
          <w:lang w:val="en-GB"/>
        </w:rPr>
        <w:t>(27)</w:t>
      </w:r>
      <w:r>
        <w:rPr>
          <w:lang w:val="en-GB"/>
        </w:rPr>
      </w:r>
      <w:r>
        <w:rPr>
          <w:lang w:val="en-GB"/>
        </w:rPr>
        <w:fldChar w:fldCharType="end"/>
      </w:r>
      <w:r>
        <w:rPr>
          <w:lang w:val="en-GB"/>
        </w:rPr>
        <w:t xml:space="preserve">. The high association between BM without TBI and error in judgement is however conspicuous and should be further investigated. </w:t>
      </w:r>
    </w:p>
    <w:p>
      <w:pPr>
        <w:pStyle w:val="Brdtext1"/>
        <w:rPr>
          <w:lang w:val="en-GB"/>
        </w:rPr>
      </w:pPr>
      <w:r>
        <w:rPr>
          <w:lang w:val="en-GB"/>
        </w:rPr>
      </w:r>
    </w:p>
    <w:p>
      <w:pPr>
        <w:pStyle w:val="Brdtext1"/>
        <w:rPr>
          <w:lang w:val="en-GB"/>
        </w:rPr>
      </w:pPr>
      <w:r>
        <w:rPr>
          <w:lang w:val="en-GB"/>
        </w:rPr>
        <w:t xml:space="preserve">Patients with isolated TBI and MB with TBI were more likely to experience delays in treatment, more specifically long time to operation. Studies of OFIs may be complicated by distinguishment between active and latent errors. Active errors are failures that lead to direct adverse outcomes, whereas latent errors predispose for active errors or adverse outcomes </w:t>
      </w:r>
      <w:r>
        <w:fldChar w:fldCharType="begin"/>
      </w:r>
      <w:r>
        <w:rPr>
          <w:lang w:val="en-GB"/>
        </w:rPr>
        <w:instrText>ADDIN ZOTERO_ITEM CSL_CITATION {"citationID":"0SAqmB4A","properties":{"formattedCitation":"(19)","plainCitation":"(19)","noteIndex":0},"citationItems":[{"id":72,"uris":["http://zotero.org/users/local/dRJOFA2S/items/WXERPQHE"],"itemData":{"id":72,"type":"article-journal","abstract":"Bleeding is the leading cause of preventable death after injury. This retrospective study aimed to characterize opportunities for performance improvement (OPIs) identified in patients who died from bleeding and were considered by the quality improvement system of a major trauma centre.All trauma deaths in 2006–2010 were discussed at the trauma morbidity and mortality meeting. Deaths from haemorrhage were identified and subjected to qualitative and quantitative evaluation. OPIs were identified and remedial action was taken.During the study interval there were 7511 trauma team activations; 423 patients died. Haemorrhage was the second most common cause of death, in 112 patients, and made a substantial contribution to death in a further 15. For 84 of these 127 patients, a total of 150 OPIs were identified. Most arose in the emergency department, but involved personnel from many departments. Problems with decision-making were more common than errors in technical skill. OPIs frequently involved the decision between surgery, radiology and further investigation. Delayed and inappropriate surgery occurred even when investigation and diagnosis were appropriate. The mortality rate among patients presenting in shock fell significantly over the study interval (P &amp;lt; 0·026).Problems with judgement are more common than those of skill. Death from traumatic haemorrhage is associated with identifiable, remediable failures in care. The implementation of a systematic trauma quality improvement system was associated with a fall in the mortality rate among patients presenting in shock.","container-title":"British Journal of Surgery","DOI":"10.1002/bjs.9096","ISSN":"0007-1323","issue":"6","journalAbbreviation":"British Journal of Surgery","page":"749-755","source":"Silverchair","title":"Opportunities for improvement in the management of patients who die from haemorrhage after trauma","volume":"100","author":[{"family":"O'Reilly","given":"D"},{"family":"Mahendran","given":"K"},{"family":"West","given":"A"},{"family":"Shirley","given":"P"},{"family":"Walsh","given":"M"},{"family":"Tai","given":"N"}],"issued":{"date-parts":[["2013",5,1]]}}}],"schema":"https://github.com/citation-style-language/schema/raw/master/csl-citation.json"}</w:instrText>
      </w:r>
      <w:r>
        <w:rPr>
          <w:lang w:val="en-GB"/>
        </w:rPr>
      </w:r>
      <w:r>
        <w:rPr>
          <w:lang w:val="en-GB"/>
        </w:rPr>
        <w:fldChar w:fldCharType="separate"/>
      </w:r>
      <w:r>
        <w:rPr>
          <w:lang w:val="en-GB"/>
        </w:rPr>
        <w:t>(19)</w:t>
      </w:r>
      <w:r>
        <w:rPr>
          <w:lang w:val="en-GB"/>
        </w:rPr>
      </w:r>
      <w:r>
        <w:rPr>
          <w:lang w:val="en-GB"/>
        </w:rPr>
        <w:fldChar w:fldCharType="end"/>
      </w:r>
      <w:r>
        <w:rPr>
          <w:lang w:val="en-GB"/>
        </w:rPr>
        <w:t xml:space="preserve">. Delays in treatment might thus be an outcome of a latent error in judgement such as failure in decision to take the patient to theatre or lack of adequate competence at site to perform the operation. When O’Reilly studied patients who die from haemorrhage after trauma, OFIs related to decision between surgery, radiology and further investigation were most common </w:t>
      </w:r>
      <w:r>
        <w:fldChar w:fldCharType="begin"/>
      </w:r>
      <w:r>
        <w:rPr>
          <w:lang w:val="en-GB"/>
        </w:rPr>
        <w:instrText>ADDIN ZOTERO_ITEM CSL_CITATION {"citationID":"5QLJtBO5","properties":{"formattedCitation":"(19)","plainCitation":"(19)","noteIndex":0},"citationItems":[{"id":72,"uris":["http://zotero.org/users/local/dRJOFA2S/items/WXERPQHE"],"itemData":{"id":72,"type":"article-journal","abstract":"Bleeding is the leading cause of preventable death after injury. This retrospective study aimed to characterize opportunities for performance improvement (OPIs) identified in patients who died from bleeding and were considered by the quality improvement system of a major trauma centre.All trauma deaths in 2006–2010 were discussed at the trauma morbidity and mortality meeting. Deaths from haemorrhage were identified and subjected to qualitative and quantitative evaluation. OPIs were identified and remedial action was taken.During the study interval there were 7511 trauma team activations; 423 patients died. Haemorrhage was the second most common cause of death, in 112 patients, and made a substantial contribution to death in a further 15. For 84 of these 127 patients, a total of 150 OPIs were identified. Most arose in the emergency department, but involved personnel from many departments. Problems with decision-making were more common than errors in technical skill. OPIs frequently involved the decision between surgery, radiology and further investigation. Delayed and inappropriate surgery occurred even when investigation and diagnosis were appropriate. The mortality rate among patients presenting in shock fell significantly over the study interval (P &amp;lt; 0·026).Problems with judgement are more common than those of skill. Death from traumatic haemorrhage is associated with identifiable, remediable failures in care. The implementation of a systematic trauma quality improvement system was associated with a fall in the mortality rate among patients presenting in shock.","container-title":"British Journal of Surgery","DOI":"10.1002/bjs.9096","ISSN":"0007-1323","issue":"6","journalAbbreviation":"British Journal of Surgery","page":"749-755","source":"Silverchair","title":"Opportunities for improvement in the management of patients who die from haemorrhage after trauma","volume":"100","author":[{"family":"O'Reilly","given":"D"},{"family":"Mahendran","given":"K"},{"family":"West","given":"A"},{"family":"Shirley","given":"P"},{"family":"Walsh","given":"M"},{"family":"Tai","given":"N"}],"issued":{"date-parts":[["2013",5,1]]}}}],"schema":"https://github.com/citation-style-language/schema/raw/master/csl-citation.json"}</w:instrText>
      </w:r>
      <w:r>
        <w:rPr>
          <w:lang w:val="en-GB"/>
        </w:rPr>
      </w:r>
      <w:r>
        <w:rPr>
          <w:lang w:val="en-GB"/>
        </w:rPr>
        <w:fldChar w:fldCharType="separate"/>
      </w:r>
      <w:r>
        <w:rPr>
          <w:lang w:val="en-GB"/>
        </w:rPr>
        <w:t>(19)</w:t>
      </w:r>
      <w:r>
        <w:rPr>
          <w:lang w:val="en-GB"/>
        </w:rPr>
      </w:r>
      <w:r>
        <w:rPr>
          <w:lang w:val="en-GB"/>
        </w:rPr>
        <w:fldChar w:fldCharType="end"/>
      </w:r>
      <w:r>
        <w:rPr>
          <w:lang w:val="en-GB"/>
        </w:rPr>
        <w:t xml:space="preserve">. </w:t>
      </w:r>
    </w:p>
    <w:p>
      <w:pPr>
        <w:pStyle w:val="Brdtext1"/>
        <w:rPr>
          <w:lang w:val="en-GB"/>
        </w:rPr>
      </w:pPr>
      <w:r>
        <w:rPr>
          <w:lang w:val="en-GB"/>
        </w:rPr>
      </w:r>
    </w:p>
    <w:p>
      <w:pPr>
        <w:pStyle w:val="Brdtext1"/>
        <w:rPr>
          <w:lang w:val="en-GB"/>
        </w:rPr>
      </w:pPr>
      <w:r>
        <w:rPr>
          <w:lang w:val="en-GB"/>
        </w:rPr>
        <w:t xml:space="preserve">BM patients with TBI were associated to preventable death. Association between isolated TBI and preventable death was however lower. On explanation could be that age serves as an independent predictor of worse outcomes in TBI </w:t>
      </w:r>
      <w:r>
        <w:fldChar w:fldCharType="begin"/>
      </w:r>
      <w:r>
        <w:rPr>
          <w:lang w:val="en-GB"/>
        </w:rPr>
        <w:instrText>ADDIN ZOTERO_ITEM CSL_CITATION {"citationID":"VRlZgf4Z","properties":{"formattedCitation":"(33\\uc0\\u8211{}35)","plainCitation":"(33–35)","noteIndex":0},"citationItems":[{"id":175,"uris":["http://zotero.org/users/local/dRJOFA2S/items/CT83FZAU"],"itemData":{"id":175,"type":"chapter","abstract":"Assessment of the geriatric trauma patient is unique, and this population requires special attention. As the elderly population increases, the number of geriatric trauma patients also rises. Age-related changes can make caring for geriatric patients challenging and places them at greater risk of morbidity and mortality. Geriatric patients often suffer from mild to severe cognitive impairment, cardiovascular, as well as pulmonary and other organ system insufficiency that can result in general frailty. These age-related physiologic changes often limit the geriatric patient’s response to traumatic injury and place them at high risk of complications and death compared to younger counterparts.[1][2][3]","call-number":"NBK442020","container-title":"StatPearls","event-place":"Treasure Island (FL)","language":"eng","license":"Copyright © 2023, StatPearls Publishing LLC.","note":"PMID: 28723049","publisher":"StatPearls Publishing","publisher-place":"Treasure Island (FL)","source":"PubMed","title":"Geriatric Trauma","URL":"http://www.ncbi.nlm.nih.gov/books/NBK442020/","author":[{"family":"Southern","given":"Alison P."},{"family":"Lopez","given":"Richard A."},{"family":"Jwayyed","given":"Sharhabeel"}],"accessed":{"date-parts":[["2023",4,26]]},"issued":{"date-parts":[["2023"]]}}},{"id":179,"uris":["http://zotero.org/users/local/dRJOFA2S/items/JEUQ8PLE"],"itemData":{"id":179,"type":"webpage","title":"IMAJ | The Israel Medicine Association Journal | Volume 12, Number 12, December 2019 | Isolated Traumatic Brain Injury in the Very Old","URL":"https://www.ima.org.il/MedicineIMAJ/viewarticle.aspx?year=2019&amp;month=12&amp;page=779","accessed":{"date-parts":[["2023",4,27]]}}},{"id":183,"uris":["http://zotero.org/users/local/dRJOFA2S/items/AIHKF85M"],"itemData":{"id":183,"type":"article-journal","container-title":"The Lancet Neurology","DOI":"10.1016/S1474-4422(17)30371-X","ISSN":"1474-4422","issue":"12","journalAbbreviation":"The Lancet Neurology","language":"en","page":"987-1048","source":"ScienceDirect","title":"Traumatic brain injury: integrated approaches to improve prevention, clinical care, and research","title-short":"Traumatic brain injury","volume":"16","author":[{"family":"Maas","given":"Andrew I R"},{"family":"Menon","given":"David K"},{"family":"Adelson","given":"P David"},{"family":"Andelic","given":"Nada"},{"family":"Bell","given":"Michael J"},{"family":"Belli","given":"Antonio"},{"family":"Bragge","given":"Peter"},{"family":"Brazinova","given":"Alexandra"},{"family":"Büki","given":"András"},{"family":"Chesnut","given":"Randall M"},{"family":"Citerio","given":"Giuseppe"},{"family":"Coburn","given":"Mark"},{"family":"Cooper","given":"D Jamie"},{"family":"Crowder","given":"A Tamara"},{"family":"Czeiter","given":"Endre"},{"family":"Czosnyka","given":"Marek"},{"family":"Diaz-Arrastia","given":"Ramon"},{"family":"Dreier","given":"Jens P"},{"family":"Duhaime","given":"Ann-Christine"},{"family":"Ercole","given":"Ari"},{"family":"Essen","given":"Thomas A","non-dropping-particle":"van"},{"family":"Feigin","given":"Valery L"},{"family":"Gao","given":"Guoyi"},{"family":"Giacino","given":"Joseph"},{"family":"Gonzalez-Lara","given":"Laura E"},{"family":"Gruen","given":"Russell L"},{"family":"Gupta","given":"Deepak"},{"family":"Hartings","given":"Jed A"},{"family":"Hill","given":"Sean"},{"family":"Jiang","given":"Ji-yao"},{"family":"Ketharanathan","given":"Naomi"},{"family":"Kompanje","given":"Erwin J O"},{"family":"Lanyon","given":"Linda"},{"family":"Laureys","given":"Steven"},{"family":"Lecky","given":"Fiona"},{"family":"Levin","given":"Harvey"},{"family":"Lingsma","given":"Hester F"},{"family":"Maegele","given":"Marc"},{"family":"Majdan","given":"Marek"},{"family":"Manley","given":"Geoffrey"},{"family":"Marsteller","given":"Jill"},{"family":"Mascia","given":"Luciana"},{"family":"McFadyen","given":"Charles"},{"family":"Mondello","given":"Stefania"},{"family":"Newcombe","given":"Virginia"},{"family":"Palotie","given":"Aarno"},{"family":"Parizel","given":"Paul M"},{"family":"Peul","given":"Wilco"},{"family":"Piercy","given":"James"},{"family":"Polinder","given":"Suzanne"},{"family":"Puybasset","given":"Louis"},{"family":"Rasmussen","given":"Todd E"},{"family":"Rossaint","given":"Rolf"},{"family":"Smielewski","given":"Peter"},{"family":"Söderberg","given":"Jeannette"},{"family":"Stanworth","given":"Simon J"},{"family":"Stein","given":"Murray B"},{"family":"Steinbüchel","given":"Nicole","non-dropping-particle":"von"},{"family":"Stewart","given":"William"},{"family":"Steyerberg","given":"Ewout W"},{"family":"Stocchetti","given":"Nino"},{"family":"Synnot","given":"Anneliese"},{"family":"Te Ao","given":"Braden"},{"family":"Tenovuo","given":"Olli"},{"family":"Theadom","given":"Alice"},{"family":"Tibboel","given":"Dick"},{"family":"Videtta","given":"Walter"},{"family":"Wang","given":"Kevin K W"},{"family":"Williams","given":"W Huw"},{"family":"Wilson","given":"Lindsay"},{"family":"Yaffe","given":"Kristine"},{"family":"Adams","given":"Hadie"},{"family":"Agnoletti","given":"Vanni"},{"family":"Allanson","given":"Judith"},{"family":"Amrein","given":"Krisztina"},{"family":"Andaluz","given":"Norberto"},{"family":"Anke","given":"Audny"},{"family":"Antoni","given":"Anna"},{"family":"As","given":"Arjan Bastiaan","non-dropping-particle":"van"},{"family":"Audibert","given":"Gérard"},{"family":"Azaševac","given":"Antun"},{"family":"Azouvi","given":"Philippe"},{"family":"Azzolini","given":"Maria Luisa"},{"family":"Baciu","given":"Camelia"},{"family":"Badenes","given":"Rafael"},{"family":"Barlow","given":"Karen M"},{"family":"Bartels","given":"Ronald"},{"family":"Bauerfeind","given":"Ursula"},{"family":"Beauchamp","given":"Miriam"},{"family":"Beer","given":"Darcy"},{"family":"Beer","given":"Ronny"},{"family":"Belda","given":"Francisco Javier"},{"family":"Bellander","given":"Bo-Michael"},{"family":"Bellier","given":"Rémy"},{"family":"Benali","given":"Habib"},{"family":"Benard","given":"Thierry"},{"family":"Beqiri","given":"Valzerda"},{"family":"Beretta","given":"Luigi"},{"family":"Bernard","given":"Francis"},{"family":"Bertolini","given":"Guido"},{"family":"Bilotta","given":"Federico"},{"family":"Blaabjerg","given":"Morten"},{"family":"Boogert","given":"Hugo","non-dropping-particle":"den"},{"family":"Boutis","given":"Kathy"},{"family":"Bouzat","given":"Pierre"},{"family":"Brooks","given":"Brian"},{"family":"Brorsson","given":"Camilla"},{"family":"Bullinger","given":"Monika"},{"family":"Burns","given":"Emma"},{"family":"Calappi","given":"Emiliana"},{"family":"Cameron","given":"Peter"},{"family":"Carise","given":"Elsa"},{"family":"Castaño-León","given":"Ana M"},{"family":"Causin","given":"Francesco"},{"family":"Chevallard","given":"Giorgio"},{"family":"Chieregato","given":"Arturo"},{"family":"Christie","given":"Brian"},{"family":"Cnossen","given":"Maryse"},{"family":"Coles","given":"Jonathan"},{"family":"Collett","given":"Johnny"},{"family":"Della Corte","given":"Francesco"},{"family":"Craig","given":"William"},{"family":"Csato","given":"Gabor"},{"family":"Csomos","given":"Akos"},{"family":"Curry","given":"Nicola"},{"family":"Dahyot-Fizelier","given":"Claire"},{"family":"Dawes","given":"Helen"},{"family":"DeMatteo","given":"Carol"},{"family":"Depreitere","given":"Bart"},{"family":"Dewey","given":"Deborah"},{"family":"Dijck","given":"Jeroen","non-dropping-particle":"van"},{"family":"Đilvesi","given":"Đula"},{"family":"Dippel","given":"Diederik"},{"family":"Dizdarevic","given":"Kemal"},{"family":"Donoghue","given":"Emma"},{"family":"Duek","given":"Or"},{"family":"Dulière","given":"Guy-Loup"},{"family":"Dzeko","given":"Adelaida"},{"family":"Eapen","given":"George"},{"family":"Emery","given":"Carolyn A"},{"family":"English","given":"Shane"},{"family":"Esser","given":"Patrick"},{"family":"Ezer","given":"Erzsébet"},{"family":"Fabricius","given":"Martin"},{"family":"Feng","given":"Junfeng"},{"family":"Fergusson","given":"Dean"},{"family":"Figaji","given":"Anthony"},{"family":"Fleming","given":"Joanne"},{"family":"Foks","given":"Kelly"},{"family":"Francony","given":"Gilles"},{"family":"Freedman","given":"Stephen"},{"family":"Freo","given":"Ulderico"},{"family":"Frisvold","given":"Shirin K"},{"family":"Gagnon","given":"Isabelle"},{"family":"Galanaud","given":"Damien"},{"family":"Gantner","given":"Dashiell"},{"family":"Giraud","given":"Benoit"},{"family":"Glocker","given":"Ben"},{"family":"Golubovic","given":"Jagoš"},{"family":"Gómez López","given":"Pedro A"},{"family":"Gordon","given":"Wayne A"},{"family":"Gradisek","given":"Primoz"},{"family":"Gravel","given":"Jocelyn"},{"family":"Griesdale","given":"Donald"},{"family":"Grossi","given":"Francesca"},{"family":"Haagsma","given":"Juanita A"},{"family":"Håberg","given":"Asta Kristine"},{"family":"Haitsma","given":"Iain"},{"family":"Van Hecke","given":"Wim"},{"family":"Helbok","given":"Raimund"},{"family":"Helseth","given":"Eirik"},{"family":"Heugten","given":"Caroline","non-dropping-particle":"van"},{"family":"Hoedemaekers","given":"Cornelia"},{"family":"Höfer","given":"Stefan"},{"family":"Horton","given":"Lindsay"},{"family":"Hui","given":"Jiyuan"},{"family":"Huijben","given":"Jilske Antonia"},{"family":"Hutchinson","given":"Peter J"},{"family":"Jacobs","given":"Bram"},{"family":"Jagt","given":"Mathieu","non-dropping-particle":"van der"},{"family":"Jankowski","given":"Stefan"},{"family":"Janssens","given":"Koen"},{"family":"Jelaca","given":"Bojan"},{"family":"Jones","given":"Kelly M"},{"family":"Kamnitsas","given":"Konstantinos"},{"family":"Kaps","given":"Rafael"},{"family":"Karan","given":"Mladen"},{"family":"Katila","given":"Ari"},{"family":"Kaukonen","given":"Kirsi-Maija"},{"family":"De Keyser","given":"Véronique"},{"family":"Kivisaari","given":"Riku"},{"family":"Kolias","given":"Angelos G"},{"family":"Kolumbán","given":"Bálint"},{"family":"Kolundžija","given":"Ksenija"},{"family":"Kondziella","given":"Daniel"},{"family":"Koskinen","given":"Lars-Owe"},{"family":"Kovács","given":"Noémi"},{"family":"Kramer","given":"Andreas"},{"family":"Kutsogiannis","given":"Demitri"},{"family":"Kyprianou","given":"Theodoros"},{"family":"Lagares","given":"Alfonso"},{"family":"Lamontagne","given":"François"},{"family":"Latini","given":"Roberto"},{"family":"Lauzier","given":"François"},{"family":"Lazar","given":"Isaac"},{"family":"Ledig","given":"Christian"},{"family":"Lefering","given":"Rolf"},{"family":"Legrand","given":"Valerie"},{"family":"Levi","given":"Leon"},{"family":"Lightfoot","given":"Roger"},{"family":"Lozano","given":"Angels"},{"family":"MacDonald","given":"Stephen"},{"family":"Major","given":"Sebastian"},{"family":"Manara","given":"Alex"},{"family":"Manhes","given":"Pauline"},{"family":"Maréchal","given":"Hugues"},{"family":"Martino","given":"Costanza"},{"family":"Masala","given":"Alessandro"},{"family":"Masson","given":"Serge"},{"family":"Mattern","given":"Julia"},{"family":"McFadyen","given":"Bradford"},{"family":"McMahon","given":"Catherine"},{"family":"Meade","given":"Maureen"},{"family":"Melegh","given":"Béla"},{"family":"Menovsky","given":"Tomas"},{"family":"Moore","given":"Lynne"},{"family":"Morgado Correia","given":"Marta"},{"family":"Morganti-Kossmann","given":"Maria Cristina"},{"family":"Muehlan","given":"Holger"},{"family":"Mukherjee","given":"Pratik"},{"family":"Murray","given":"Lynnette"},{"family":"Naalt","given":"Joukje","non-dropping-particle":"van der"},{"family":"Negru","given":"Ancuta"},{"family":"Nelson","given":"David"},{"family":"Nieboer","given":"Daan"},{"family":"Noirhomme","given":"Quentin"},{"family":"Nyirádi","given":"József"},{"family":"Oddo","given":"Mauro"},{"family":"Okonkwo","given":"David O"},{"family":"Oldenbeuving","given":"Annemarie W"},{"family":"Ortolano","given":"Fabrizio"},{"family":"Osmond","given":"Martin"},{"family":"Payen","given":"Jean-François"},{"family":"Perlbarg","given":"Vincent"},{"family":"Persona","given":"Paolo"},{"family":"Pichon","given":"Nicolas"},{"family":"Piippo-Karjalainen","given":"Anna"},{"family":"Pili-Floury","given":"Sébastien"},{"family":"Pirinen","given":"Matti"},{"family":"Ple","given":"Horia"},{"family":"Poca","given":"Maria Antonia"},{"family":"Posti","given":"Jussi"},{"family":"Van Praag","given":"Dominique"},{"family":"Ptito","given":"Alain"},{"family":"Radoi","given":"Andreea"},{"family":"Ragauskas","given":"Arminas"},{"family":"Raj","given":"Rahul"},{"family":"Real","given":"Ruben G L"},{"family":"Reed","given":"Nick"},{"family":"Rhodes","given":"Jonathan"},{"family":"Robertson","given":"Claudia"},{"family":"Rocka","given":"Saulius"},{"family":"Røe","given":"Cecilie"},{"family":"Røise","given":"Olav"},{"family":"Roks","given":"Gerwin"},{"family":"Rosand","given":"Jonathan"},{"family":"Rosenfeld","given":"Jeffrey V"},{"family":"Rosenlund","given":"Christina"},{"family":"Rosenthal","given":"Guy"},{"family":"Rossi","given":"Sandra"},{"family":"Rueckert","given":"Daniel"},{"family":"Ruiter","given":"Godard C W","non-dropping-particle":"de"},{"family":"Sacchi","given":"Marco"},{"family":"Sahakian","given":"Barbara J"},{"family":"Sahuquillo","given":"Juan"},{"family":"Sakowitz","given":"Oliver"},{"family":"Salvato","given":"Gerardo"},{"family":"Sánchez-Porras","given":"Renán"},{"family":"Sándor","given":"János"},{"family":"Sangha","given":"Grinder"},{"family":"Schäfer","given":"Nadine"},{"family":"Schmidt","given":"Silke"},{"family":"Schneider","given":"Kathryn J"},{"family":"Schnyer","given":"David"},{"family":"Schöhl","given":"Herbert"},{"family":"Schoonman","given":"Guus G"},{"family":"Schou","given":"Rico Frederik"},{"family":"Sir","given":"Özcan"},{"family":"Skandsen","given":"Toril"},{"family":"Smeets","given":"Dirk"},{"family":"Sorinola","given":"Abayomi"},{"family":"Stamatakis","given":"Emmanuel"},{"family":"Stevanovic","given":"Ana"},{"family":"Stevens","given":"Robert D"},{"family":"Sundström","given":"Nina"},{"family":"Taccone","given":"Fabio Silvio"},{"family":"Takala","given":"Riikka"},{"family":"Tanskanen","given":"Päivi"},{"family":"Taylor","given":"Mark Steven"},{"family":"Telgmann","given":"Ralph"},{"family":"Temkin","given":"Nancy"},{"family":"Teodorani","given":"Guido"},{"family":"Thomas","given":"Matt"},{"family":"Tolias","given":"Christos M"},{"family":"Trapani","given":"Tony"},{"family":"Turgeon","given":"Alexis"},{"family":"Vajkoczy","given":"Peter"},{"family":"Valadka","given":"Alex B"},{"family":"Valeinis","given":"Egils"},{"family":"Vallance","given":"Shirley"},{"family":"Vámos","given":"Zoltán"},{"family":"Vargiolu","given":"Alessia"},{"family":"Vega","given":"Emmanuel"},{"family":"Verheyden","given":"Jan"},{"family":"Vik","given":"Anne"},{"family":"Vilcinis","given":"Rimantas"},{"family":"Vleggeert-Lankamp","given":"Carmen"},{"family":"Vogt","given":"Lidia"},{"family":"Volovici","given":"Victor"},{"family":"Voormolen","given":"Daphne C"},{"family":"Vulekovic","given":"Peter"},{"family":"Vande Vyvere","given":"Thijs"},{"family":"Van Waesberghe","given":"Julia"},{"family":"Wessels","given":"Lars"},{"family":"Wildschut","given":"Eno"},{"family":"Williams","given":"Guy"},{"family":"Winkler","given":"Maren K L"},{"family":"Wolf","given":"Stefan"},{"family":"Wood","given":"Gordon"},{"family":"Xirouchaki","given":"Nektaria"},{"family":"Younsi","given":"Alexander"},{"family":"Zaaroor","given":"Menashe"},{"family":"Zelinkova","given":"Veronika"},{"family":"Zemek","given":"Roger"},{"family":"Zumbo","given":"Fabrizio"}],"issued":{"date-parts":[["2017",12,1]]}}}],"schema":"https://github.com/citation-style-language/schema/raw/master/csl-citation.json"}</w:instrText>
      </w:r>
      <w:r>
        <w:rPr>
          <w:lang w:val="en-GB"/>
        </w:rPr>
      </w:r>
      <w:r>
        <w:rPr>
          <w:lang w:val="en-GB"/>
        </w:rPr>
        <w:fldChar w:fldCharType="separate"/>
      </w:r>
      <w:r>
        <w:rPr>
          <w:lang w:val="en-GB"/>
        </w:rPr>
        <w:t>(33–35)</w:t>
      </w:r>
      <w:r>
        <w:rPr>
          <w:lang w:val="en-GB"/>
        </w:rPr>
      </w:r>
      <w:r>
        <w:rPr>
          <w:lang w:val="en-GB"/>
        </w:rPr>
        <w:fldChar w:fldCharType="end"/>
      </w:r>
      <w:r>
        <w:rPr>
          <w:lang w:val="en-GB"/>
        </w:rPr>
        <w:t xml:space="preserve">.   In our study, patients with isolated TBIs were older than other trauma groups, on median 59.5 years (Table 3.). In the US, mortality rates for TBI-patients aged 65 or older were at least twice as hight compared with any younger age group </w:t>
      </w:r>
      <w:r>
        <w:fldChar w:fldCharType="begin"/>
      </w:r>
      <w:r>
        <w:rPr>
          <w:lang w:val="en-GB"/>
        </w:rPr>
        <w:instrText>ADDIN ZOTERO_ITEM CSL_CITATION {"citationID":"uCA25Ehv","properties":{"formattedCitation":"(34,35)","plainCitation":"(34,35)","noteIndex":0},"citationItems":[{"id":179,"uris":["http://zotero.org/users/local/dRJOFA2S/items/JEUQ8PLE"],"itemData":{"id":179,"type":"webpage","title":"IMAJ | The Israel Medicine Association Journal | Volume 12, Number 12, December 2019 | Isolated Traumatic Brain Injury in the Very Old","URL":"https://www.ima.org.il/MedicineIMAJ/viewarticle.aspx?year=2019&amp;month=12&amp;page=779","accessed":{"date-parts":[["2023",4,27]]}}},{"id":183,"uris":["http://zotero.org/users/local/dRJOFA2S/items/AIHKF85M"],"itemData":{"id":183,"type":"article-journal","container-title":"The Lancet Neurology","DOI":"10.1016/S1474-4422(17)30371-X","ISSN":"1474-4422","issue":"12","journalAbbreviation":"The Lancet Neurology","language":"en","page":"987-1048","source":"ScienceDirect","title":"Traumatic brain injury: integrated approaches to improve prevention, clinical care, and research","title-short":"Traumatic brain injury","volume":"16","author":[{"family":"Maas","given":"Andrew I R"},{"family":"Menon","given":"David K"},{"family":"Adelson","given":"P David"},{"family":"Andelic","given":"Nada"},{"family":"Bell","given":"Michael J"},{"family":"Belli","given":"Antonio"},{"family":"Bragge","given":"Peter"},{"family":"Brazinova","given":"Alexandra"},{"family":"Büki","given":"András"},{"family":"Chesnut","given":"Randall M"},{"family":"Citerio","given":"Giuseppe"},{"family":"Coburn","given":"Mark"},{"family":"Cooper","given":"D Jamie"},{"family":"Crowder","given":"A Tamara"},{"family":"Czeiter","given":"Endre"},{"family":"Czosnyka","given":"Marek"},{"family":"Diaz-Arrastia","given":"Ramon"},{"family":"Dreier","given":"Jens P"},{"family":"Duhaime","given":"Ann-Christine"},{"family":"Ercole","given":"Ari"},{"family":"Essen","given":"Thomas A","non-dropping-particle":"van"},{"family":"Feigin","given":"Valery L"},{"family":"Gao","given":"Guoyi"},{"family":"Giacino","given":"Joseph"},{"family":"Gonzalez-Lara","given":"Laura E"},{"family":"Gruen","given":"Russell L"},{"family":"Gupta","given":"Deepak"},{"family":"Hartings","given":"Jed A"},{"family":"Hill","given":"Sean"},{"family":"Jiang","given":"Ji-yao"},{"family":"Ketharanathan","given":"Naomi"},{"family":"Kompanje","given":"Erwin J O"},{"family":"Lanyon","given":"Linda"},{"family":"Laureys","given":"Steven"},{"family":"Lecky","given":"Fiona"},{"family":"Levin","given":"Harvey"},{"family":"Lingsma","given":"Hester F"},{"family":"Maegele","given":"Marc"},{"family":"Majdan","given":"Marek"},{"family":"Manley","given":"Geoffrey"},{"family":"Marsteller","given":"Jill"},{"family":"Mascia","given":"Luciana"},{"family":"McFadyen","given":"Charles"},{"family":"Mondello","given":"Stefania"},{"family":"Newcombe","given":"Virginia"},{"family":"Palotie","given":"Aarno"},{"family":"Parizel","given":"Paul M"},{"family":"Peul","given":"Wilco"},{"family":"Piercy","given":"James"},{"family":"Polinder","given":"Suzanne"},{"family":"Puybasset","given":"Louis"},{"family":"Rasmussen","given":"Todd E"},{"family":"Rossaint","given":"Rolf"},{"family":"Smielewski","given":"Peter"},{"family":"Söderberg","given":"Jeannette"},{"family":"Stanworth","given":"Simon J"},{"family":"Stein","given":"Murray B"},{"family":"Steinbüchel","given":"Nicole","non-dropping-particle":"von"},{"family":"Stewart","given":"William"},{"family":"Steyerberg","given":"Ewout W"},{"family":"Stocchetti","given":"Nino"},{"family":"Synnot","given":"Anneliese"},{"family":"Te Ao","given":"Braden"},{"family":"Tenovuo","given":"Olli"},{"family":"Theadom","given":"Alice"},{"family":"Tibboel","given":"Dick"},{"family":"Videtta","given":"Walter"},{"family":"Wang","given":"Kevin K W"},{"family":"Williams","given":"W Huw"},{"family":"Wilson","given":"Lindsay"},{"family":"Yaffe","given":"Kristine"},{"family":"Adams","given":"Hadie"},{"family":"Agnoletti","given":"Vanni"},{"family":"Allanson","given":"Judith"},{"family":"Amrein","given":"Krisztina"},{"family":"Andaluz","given":"Norberto"},{"family":"Anke","given":"Audny"},{"family":"Antoni","given":"Anna"},{"family":"As","given":"Arjan Bastiaan","non-dropping-particle":"van"},{"family":"Audibert","given":"Gérard"},{"family":"Azaševac","given":"Antun"},{"family":"Azouvi","given":"Philippe"},{"family":"Azzolini","given":"Maria Luisa"},{"family":"Baciu","given":"Camelia"},{"family":"Badenes","given":"Rafael"},{"family":"Barlow","given":"Karen M"},{"family":"Bartels","given":"Ronald"},{"family":"Bauerfeind","given":"Ursula"},{"family":"Beauchamp","given":"Miriam"},{"family":"Beer","given":"Darcy"},{"family":"Beer","given":"Ronny"},{"family":"Belda","given":"Francisco Javier"},{"family":"Bellander","given":"Bo-Michael"},{"family":"Bellier","given":"Rémy"},{"family":"Benali","given":"Habib"},{"family":"Benard","given":"Thierry"},{"family":"Beqiri","given":"Valzerda"},{"family":"Beretta","given":"Luigi"},{"family":"Bernard","given":"Francis"},{"family":"Bertolini","given":"Guido"},{"family":"Bilotta","given":"Federico"},{"family":"Blaabjerg","given":"Morten"},{"family":"Boogert","given":"Hugo","non-dropping-particle":"den"},{"family":"Boutis","given":"Kathy"},{"family":"Bouzat","given":"Pierre"},{"family":"Brooks","given":"Brian"},{"family":"Brorsson","given":"Camilla"},{"family":"Bullinger","given":"Monika"},{"family":"Burns","given":"Emma"},{"family":"Calappi","given":"Emiliana"},{"family":"Cameron","given":"Peter"},{"family":"Carise","given":"Elsa"},{"family":"Castaño-León","given":"Ana M"},{"family":"Causin","given":"Francesco"},{"family":"Chevallard","given":"Giorgio"},{"family":"Chieregato","given":"Arturo"},{"family":"Christie","given":"Brian"},{"family":"Cnossen","given":"Maryse"},{"family":"Coles","given":"Jonathan"},{"family":"Collett","given":"Johnny"},{"family":"Della Corte","given":"Francesco"},{"family":"Craig","given":"William"},{"family":"Csato","given":"Gabor"},{"family":"Csomos","given":"Akos"},{"family":"Curry","given":"Nicola"},{"family":"Dahyot-Fizelier","given":"Claire"},{"family":"Dawes","given":"Helen"},{"family":"DeMatteo","given":"Carol"},{"family":"Depreitere","given":"Bart"},{"family":"Dewey","given":"Deborah"},{"family":"Dijck","given":"Jeroen","non-dropping-particle":"van"},{"family":"Đilvesi","given":"Đula"},{"family":"Dippel","given":"Diederik"},{"family":"Dizdarevic","given":"Kemal"},{"family":"Donoghue","given":"Emma"},{"family":"Duek","given":"Or"},{"family":"Dulière","given":"Guy-Loup"},{"family":"Dzeko","given":"Adelaida"},{"family":"Eapen","given":"George"},{"family":"Emery","given":"Carolyn A"},{"family":"English","given":"Shane"},{"family":"Esser","given":"Patrick"},{"family":"Ezer","given":"Erzsébet"},{"family":"Fabricius","given":"Martin"},{"family":"Feng","given":"Junfeng"},{"family":"Fergusson","given":"Dean"},{"family":"Figaji","given":"Anthony"},{"family":"Fleming","given":"Joanne"},{"family":"Foks","given":"Kelly"},{"family":"Francony","given":"Gilles"},{"family":"Freedman","given":"Stephen"},{"family":"Freo","given":"Ulderico"},{"family":"Frisvold","given":"Shirin K"},{"family":"Gagnon","given":"Isabelle"},{"family":"Galanaud","given":"Damien"},{"family":"Gantner","given":"Dashiell"},{"family":"Giraud","given":"Benoit"},{"family":"Glocker","given":"Ben"},{"family":"Golubovic","given":"Jagoš"},{"family":"Gómez López","given":"Pedro A"},{"family":"Gordon","given":"Wayne A"},{"family":"Gradisek","given":"Primoz"},{"family":"Gravel","given":"Jocelyn"},{"family":"Griesdale","given":"Donald"},{"family":"Grossi","given":"Francesca"},{"family":"Haagsma","given":"Juanita A"},{"family":"Håberg","given":"Asta Kristine"},{"family":"Haitsma","given":"Iain"},{"family":"Van Hecke","given":"Wim"},{"family":"Helbok","given":"Raimund"},{"family":"Helseth","given":"Eirik"},{"family":"Heugten","given":"Caroline","non-dropping-particle":"van"},{"family":"Hoedemaekers","given":"Cornelia"},{"family":"Höfer","given":"Stefan"},{"family":"Horton","given":"Lindsay"},{"family":"Hui","given":"Jiyuan"},{"family":"Huijben","given":"Jilske Antonia"},{"family":"Hutchinson","given":"Peter J"},{"family":"Jacobs","given":"Bram"},{"family":"Jagt","given":"Mathieu","non-dropping-particle":"van der"},{"family":"Jankowski","given":"Stefan"},{"family":"Janssens","given":"Koen"},{"family":"Jelaca","given":"Bojan"},{"family":"Jones","given":"Kelly M"},{"family":"Kamnitsas","given":"Konstantinos"},{"family":"Kaps","given":"Rafael"},{"family":"Karan","given":"Mladen"},{"family":"Katila","given":"Ari"},{"family":"Kaukonen","given":"Kirsi-Maija"},{"family":"De Keyser","given":"Véronique"},{"family":"Kivisaari","given":"Riku"},{"family":"Kolias","given":"Angelos G"},{"family":"Kolumbán","given":"Bálint"},{"family":"Kolundžija","given":"Ksenija"},{"family":"Kondziella","given":"Daniel"},{"family":"Koskinen","given":"Lars-Owe"},{"family":"Kovács","given":"Noémi"},{"family":"Kramer","given":"Andreas"},{"family":"Kutsogiannis","given":"Demitri"},{"family":"Kyprianou","given":"Theodoros"},{"family":"Lagares","given":"Alfonso"},{"family":"Lamontagne","given":"François"},{"family":"Latini","given":"Roberto"},{"family":"Lauzier","given":"François"},{"family":"Lazar","given":"Isaac"},{"family":"Ledig","given":"Christian"},{"family":"Lefering","given":"Rolf"},{"family":"Legrand","given":"Valerie"},{"family":"Levi","given":"Leon"},{"family":"Lightfoot","given":"Roger"},{"family":"Lozano","given":"Angels"},{"family":"MacDonald","given":"Stephen"},{"family":"Major","given":"Sebastian"},{"family":"Manara","given":"Alex"},{"family":"Manhes","given":"Pauline"},{"family":"Maréchal","given":"Hugues"},{"family":"Martino","given":"Costanza"},{"family":"Masala","given":"Alessandro"},{"family":"Masson","given":"Serge"},{"family":"Mattern","given":"Julia"},{"family":"McFadyen","given":"Bradford"},{"family":"McMahon","given":"Catherine"},{"family":"Meade","given":"Maureen"},{"family":"Melegh","given":"Béla"},{"family":"Menovsky","given":"Tomas"},{"family":"Moore","given":"Lynne"},{"family":"Morgado Correia","given":"Marta"},{"family":"Morganti-Kossmann","given":"Maria Cristina"},{"family":"Muehlan","given":"Holger"},{"family":"Mukherjee","given":"Pratik"},{"family":"Murray","given":"Lynnette"},{"family":"Naalt","given":"Joukje","non-dropping-particle":"van der"},{"family":"Negru","given":"Ancuta"},{"family":"Nelson","given":"David"},{"family":"Nieboer","given":"Daan"},{"family":"Noirhomme","given":"Quentin"},{"family":"Nyirádi","given":"József"},{"family":"Oddo","given":"Mauro"},{"family":"Okonkwo","given":"David O"},{"family":"Oldenbeuving","given":"Annemarie W"},{"family":"Ortolano","given":"Fabrizio"},{"family":"Osmond","given":"Martin"},{"family":"Payen","given":"Jean-François"},{"family":"Perlbarg","given":"Vincent"},{"family":"Persona","given":"Paolo"},{"family":"Pichon","given":"Nicolas"},{"family":"Piippo-Karjalainen","given":"Anna"},{"family":"Pili-Floury","given":"Sébastien"},{"family":"Pirinen","given":"Matti"},{"family":"Ple","given":"Horia"},{"family":"Poca","given":"Maria Antonia"},{"family":"Posti","given":"Jussi"},{"family":"Van Praag","given":"Dominique"},{"family":"Ptito","given":"Alain"},{"family":"Radoi","given":"Andreea"},{"family":"Ragauskas","given":"Arminas"},{"family":"Raj","given":"Rahul"},{"family":"Real","given":"Ruben G L"},{"family":"Reed","given":"Nick"},{"family":"Rhodes","given":"Jonathan"},{"family":"Robertson","given":"Claudia"},{"family":"Rocka","given":"Saulius"},{"family":"Røe","given":"Cecilie"},{"family":"Røise","given":"Olav"},{"family":"Roks","given":"Gerwin"},{"family":"Rosand","given":"Jonathan"},{"family":"Rosenfeld","given":"Jeffrey V"},{"family":"Rosenlund","given":"Christina"},{"family":"Rosenthal","given":"Guy"},{"family":"Rossi","given":"Sandra"},{"family":"Rueckert","given":"Daniel"},{"family":"Ruiter","given":"Godard C W","non-dropping-particle":"de"},{"family":"Sacchi","given":"Marco"},{"family":"Sahakian","given":"Barbara J"},{"family":"Sahuquillo","given":"Juan"},{"family":"Sakowitz","given":"Oliver"},{"family":"Salvato","given":"Gerardo"},{"family":"Sánchez-Porras","given":"Renán"},{"family":"Sándor","given":"János"},{"family":"Sangha","given":"Grinder"},{"family":"Schäfer","given":"Nadine"},{"family":"Schmidt","given":"Silke"},{"family":"Schneider","given":"Kathryn J"},{"family":"Schnyer","given":"David"},{"family":"Schöhl","given":"Herbert"},{"family":"Schoonman","given":"Guus G"},{"family":"Schou","given":"Rico Frederik"},{"family":"Sir","given":"Özcan"},{"family":"Skandsen","given":"Toril"},{"family":"Smeets","given":"Dirk"},{"family":"Sorinola","given":"Abayomi"},{"family":"Stamatakis","given":"Emmanuel"},{"family":"Stevanovic","given":"Ana"},{"family":"Stevens","given":"Robert D"},{"family":"Sundström","given":"Nina"},{"family":"Taccone","given":"Fabio Silvio"},{"family":"Takala","given":"Riikka"},{"family":"Tanskanen","given":"Päivi"},{"family":"Taylor","given":"Mark Steven"},{"family":"Telgmann","given":"Ralph"},{"family":"Temkin","given":"Nancy"},{"family":"Teodorani","given":"Guido"},{"family":"Thomas","given":"Matt"},{"family":"Tolias","given":"Christos M"},{"family":"Trapani","given":"Tony"},{"family":"Turgeon","given":"Alexis"},{"family":"Vajkoczy","given":"Peter"},{"family":"Valadka","given":"Alex B"},{"family":"Valeinis","given":"Egils"},{"family":"Vallance","given":"Shirley"},{"family":"Vámos","given":"Zoltán"},{"family":"Vargiolu","given":"Alessia"},{"family":"Vega","given":"Emmanuel"},{"family":"Verheyden","given":"Jan"},{"family":"Vik","given":"Anne"},{"family":"Vilcinis","given":"Rimantas"},{"family":"Vleggeert-Lankamp","given":"Carmen"},{"family":"Vogt","given":"Lidia"},{"family":"Volovici","given":"Victor"},{"family":"Voormolen","given":"Daphne C"},{"family":"Vulekovic","given":"Peter"},{"family":"Vande Vyvere","given":"Thijs"},{"family":"Van Waesberghe","given":"Julia"},{"family":"Wessels","given":"Lars"},{"family":"Wildschut","given":"Eno"},{"family":"Williams","given":"Guy"},{"family":"Winkler","given":"Maren K L"},{"family":"Wolf","given":"Stefan"},{"family":"Wood","given":"Gordon"},{"family":"Xirouchaki","given":"Nektaria"},{"family":"Younsi","given":"Alexander"},{"family":"Zaaroor","given":"Menashe"},{"family":"Zelinkova","given":"Veronika"},{"family":"Zemek","given":"Roger"},{"family":"Zumbo","given":"Fabrizio"}],"issued":{"date-parts":[["2017",12,1]]}}}],"schema":"https://github.com/citation-style-language/schema/raw/master/csl-citation.json"}</w:instrText>
      </w:r>
      <w:r>
        <w:rPr>
          <w:lang w:val="en-GB"/>
        </w:rPr>
      </w:r>
      <w:r>
        <w:rPr>
          <w:lang w:val="en-GB"/>
        </w:rPr>
        <w:fldChar w:fldCharType="separate"/>
      </w:r>
      <w:r>
        <w:rPr>
          <w:lang w:val="en-GB"/>
        </w:rPr>
        <w:t>(34,35)</w:t>
      </w:r>
      <w:r>
        <w:rPr>
          <w:lang w:val="en-GB"/>
        </w:rPr>
      </w:r>
      <w:r>
        <w:rPr>
          <w:lang w:val="en-GB"/>
        </w:rPr>
        <w:fldChar w:fldCharType="end"/>
      </w:r>
      <w:r>
        <w:rPr>
          <w:lang w:val="en-GB"/>
        </w:rPr>
        <w:t xml:space="preserve">. </w:t>
      </w:r>
    </w:p>
    <w:p>
      <w:pPr>
        <w:pStyle w:val="Brdtext1"/>
        <w:rPr>
          <w:lang w:val="en-GB"/>
        </w:rPr>
      </w:pPr>
      <w:r>
        <w:rPr>
          <w:lang w:val="en-GB"/>
        </w:rPr>
      </w:r>
    </w:p>
    <w:p>
      <w:pPr>
        <w:pStyle w:val="Brdtext1"/>
        <w:rPr>
          <w:lang w:val="en-GB"/>
        </w:rPr>
      </w:pPr>
      <w:r>
        <w:rPr>
          <w:lang w:val="en-GB"/>
        </w:rPr>
        <w:t xml:space="preserve">Both patients with isolated TBI and BM with TBI were significantly more likely to be presented with delay in time to operation (Table. 6). This is in accordance with several studies reporting delay in evacuation of intracranial hematoma as the most common the most common cause of preventable death in patients with TBI </w:t>
      </w:r>
      <w:r>
        <w:fldChar w:fldCharType="begin"/>
      </w:r>
      <w:r>
        <w:rPr>
          <w:lang w:val="en-GB"/>
        </w:rPr>
        <w:instrText>ADDIN ZOTERO_ITEM CSL_CITATION {"citationID":"vfklHyLe","properties":{"formattedCitation":"(36,37)","plainCitation":"(36,37)","noteIndex":0},"citationItems":[{"id":187,"uris":["http://zotero.org/users/local/dRJOFA2S/items/96XXUWFP"],"itemData":{"id":187,"type":"article-journal","abstract":"Methods: A literature review was conducted by employing several search strategies, including electronic database searches and footnote chasing. The quality of the selected studies was assessed in terms of internal and external validity. Data regarding authors, publication year, sample size, surgical procedure, time interval to surgery, and outcome was extracted.\nResults: Among 16 ﬁnally selected studies, ﬁve studies (31.3%) found that patient outcome was signiﬁcantly affected by the timing of surgery and 11 (68.7%) did not. The impact of time to surgery on outcomes was not signiﬁcant in most (75%) of the studies targeting patients with severe TBI. The effect of time to surgery on outcome showed different ﬁndings depending on the type of surgical procedure. A signiﬁcant effect of time to surgery on outcome was reported in one (14.2%) of the seven studies targeting patients who underwent haematoma evacuation and in four (44.4%) of the nine studies on patients who underwent decompressive craniectomy.\nConclusion: This review shows that current opinion is still divided regarding when to operate. Despite this discrepancy, most authors agree that the timing of decompression is crucial to outcome. Ó 2014 Elsevier Ltd. All rights reserved.","container-title":"International Emergency Nursing","DOI":"10.1016/j.ienj.2014.02.005","ISSN":"1755599X","issue":"4","journalAbbreviation":"International Emergency Nursing","language":"en","page":"214-219","source":"DOI.org (Crossref)","title":"The impact of time to surgery on outcomes in patients with traumatic brain injury: A literature review","title-short":"The impact of time to surgery on outcomes in patients with traumatic brain injury","volume":"22","author":[{"family":"Kim","given":"Young-Ju"}],"issued":{"date-parts":[["2014",10]]}}},{"id":188,"uris":["http://zotero.org/users/local/dRJOFA2S/items/C6BHR43K"],"itemData":{"id":188,"type":"article-journal","abstract":"OBJECTIVE Traumatic brain injury (TBI) is a global epidemic with an increasing incidence in low- and middle-income countries (LMICs). The time from arrival at the hospital to receiving appropriate treatment (“third delay”) can vary widely in LMICs, although its association with mortality in TBI remains unknown. METHODS A retrospective cohort analysis with multivariable logistic regression was conducted using the Toward Improved Trauma Care Outcomes in India database, which contains data from 4 urban trauma centers in India from 2013–2015. RESULTS There were 6278 TBIs included in the cohort. The patients’ median age was 39 years (interquartile range 27–52 years) and 80% of patients were male. The most frequent mechanisms of injury were road traffic accidents (52%) and falls (34%). A majority of cases were transfers from other facilities (79%). In-hospital 30-day mortality was 27%; of patients who died, 21% died within 24 hours of arrival. The median third delay was 10 minutes (interquartile range 0–60 minutes); 34% of cases had moderate third delay (10–60 minutes) and 22% had extended third delay (≥ 61 minutes). Overall 30-day mortality was associated with moderate third delay (OR 1.3, p = 0.001) and extended third delay (OR 1.3, p = 0.001) after adjustment by pertinent covariates. This effect was pronounced for 24-hour mortality: moderate and extended third delays were independently associated with ORs of 3.4 and 3.8, respectively, for 24-hour mortality (both p &lt; 0.001). CONCLUSIONS Third delay is associated with early mortality in patients with TBI, and represents a target for process improvement in urban trauma centers.","container-title":"Journal of Neurosurgery","DOI":"10.3171/2018.8.JNS182182","ISSN":"1933-0693, 0022-3085","issue":"1","language":"en_US","note":"publisher: American Association of Neurological Surgeons\nsection: Journal of Neurosurgery","page":"289-295","source":"thejns-org.proxy.kib.ki.se","title":"Third delay in traumatic brain injury: time to management as a predictor of mortality","title-short":"Third delay in traumatic brain injury","volume":"132","author":[{"family":"Gupta","given":"Saksham"},{"family":"Khajanchi","given":"Monty"},{"family":"Kumar","given":"Vineet"},{"family":"Raykar","given":"Nakul P."},{"family":"Alkire","given":"Blake C."},{"family":"Roy","given":"Nobhojit"},{"family":"Park","given":"Kee B."}],"issued":{"date-parts":[["2019",1,18]]}}}],"schema":"https://github.com/citation-style-language/schema/raw/master/csl-citation.json"}</w:instrText>
      </w:r>
      <w:r>
        <w:rPr>
          <w:lang w:val="en-GB"/>
        </w:rPr>
      </w:r>
      <w:r>
        <w:rPr>
          <w:lang w:val="en-GB"/>
        </w:rPr>
        <w:fldChar w:fldCharType="separate"/>
      </w:r>
      <w:r>
        <w:rPr>
          <w:lang w:val="en-GB"/>
        </w:rPr>
        <w:t>(36,37)</w:t>
      </w:r>
      <w:r>
        <w:rPr>
          <w:lang w:val="en-GB"/>
        </w:rPr>
      </w:r>
      <w:r>
        <w:rPr>
          <w:lang w:val="en-GB"/>
        </w:rPr>
        <w:fldChar w:fldCharType="end"/>
      </w:r>
      <w:r>
        <w:rPr>
          <w:lang w:val="en-GB"/>
        </w:rPr>
        <w:t xml:space="preserve">.  </w:t>
      </w:r>
      <w:commentRangeStart w:id="33"/>
      <w:r>
        <w:rPr>
          <w:lang w:val="en-GB"/>
        </w:rPr>
        <w:t>Kim</w:t>
      </w:r>
      <w:r>
        <w:rPr>
          <w:lang w:val="en-GB"/>
        </w:rPr>
      </w:r>
      <w:commentRangeEnd w:id="33"/>
      <w:r>
        <w:commentReference w:id="33"/>
      </w:r>
      <w:r>
        <w:rPr>
          <w:lang w:val="en-GB"/>
        </w:rPr>
        <w:t xml:space="preserve">. has further showed that patients who had surgery within 4 hours of arrival to the emergency room had half the likelihood of mortality compared with those who waited longer than 4 hours </w:t>
      </w:r>
      <w:r>
        <w:fldChar w:fldCharType="begin"/>
      </w:r>
      <w:r>
        <w:rPr>
          <w:lang w:val="en-GB"/>
        </w:rPr>
        <w:instrText>ADDIN ZOTERO_ITEM CSL_CITATION {"citationID":"HO7WnsRa","properties":{"formattedCitation":"(38)","plainCitation":"(38)","noteIndex":0},"citationItems":[{"id":190,"uris":["http://zotero.org/users/local/dRJOFA2S/items/F7IKJ7E9"],"itemData":{"id":190,"type":"article-journal","abstract":"Introduction\nThe previous studies examining the benefits of timely surgery in patients with traumatic brain injury (TBI) have yielded inconsistent conclusions. This study examined how time from ED arrival to surgery in patients with TBI influenced two patient outcomes: hospital mortality and length of hospital stay.\nMethods\nUsing a multivariate and cross-sectional research design, the study sample included 493 patients from the 17 level I and II trauma centers that met inclusion criteria in the National Trauma Data Bank 4.0. The patient characteristics (eg, age, Glasgow Coma Scale score, Injury Severity score, and ED arrival time) and trauma center characteristics (eg, ownership, designation type, and center level) were examined. Student t test, χ2 test, analysis of variance, and multilevel regression models were used to analyze data.\nResults\nPatients who underwent craniotomy or drainage of hematoma within 4 hours of arrival had half the likelihood of mortality when compared with those who underwent surgery more than 4 hours after ED arrival (odds ratio = .49; 95% confidence interval = .24 to .99). When patients had surgery within 4 hours of arrival, they had a significantly shorter length of hospital stay than did patients who had surgery more than 4 hours after arrival in the emergency department (Estimate = –.10, 95% confidence interval = –.19 to –.01).\nDiscussion\nBased on the results of this study using a large sample from multiple centers and advanced statistics, benefits of early clinical assessment and quick access to neurosurgical surgery are substantiated in patients with TBI.","container-title":"Journal of Emergency Nursing","DOI":"10.1016/j.jen.2010.04.017","ISSN":"0099-1767","issue":"4","journalAbbreviation":"Journal of Emergency Nursing","language":"en","page":"328-333","source":"ScienceDirect","title":"The Impact of Time from ED Arrival to Surgery on Mortality and Hospital Length of Stay in Patients With Traumatic Brain Injury","volume":"37","author":[{"family":"Kim","given":"Young Ju"}],"issued":{"date-parts":[["2011",7,1]]}}}],"schema":"https://github.com/citation-style-language/schema/raw/master/csl-citation.json"}</w:instrText>
      </w:r>
      <w:r>
        <w:rPr>
          <w:lang w:val="en-GB"/>
        </w:rPr>
      </w:r>
      <w:r>
        <w:rPr>
          <w:lang w:val="en-GB"/>
        </w:rPr>
        <w:fldChar w:fldCharType="separate"/>
      </w:r>
      <w:r>
        <w:rPr>
          <w:lang w:val="en-GB"/>
        </w:rPr>
        <w:t>(38)</w:t>
      </w:r>
      <w:r>
        <w:rPr>
          <w:lang w:val="en-GB"/>
        </w:rPr>
      </w:r>
      <w:r>
        <w:rPr>
          <w:lang w:val="en-GB"/>
        </w:rPr>
        <w:fldChar w:fldCharType="end"/>
      </w:r>
      <w:r>
        <w:rPr>
          <w:lang w:val="en-GB"/>
        </w:rPr>
        <w:t xml:space="preserve">. However, in a literature review of time to surgery for TBI patients, he argues that indication for surgery is a dynamic process as hematomas evolve and that the most critical procedures after arriving to the emergency room is rapid triage, early diagnosis and neurosurgical consultation </w:t>
      </w:r>
      <w:r>
        <w:fldChar w:fldCharType="begin"/>
      </w:r>
      <w:r>
        <w:rPr>
          <w:lang w:val="en-GB"/>
        </w:rPr>
        <w:instrText>ADDIN ZOTERO_ITEM CSL_CITATION {"citationID":"pYoa4KYP","properties":{"formattedCitation":"(36)","plainCitation":"(36)","noteIndex":0},"citationItems":[{"id":187,"uris":["http://zotero.org/users/local/dRJOFA2S/items/96XXUWFP"],"itemData":{"id":187,"type":"article-journal","abstract":"Methods: A literature review was conducted by employing several search strategies, including electronic database searches and footnote chasing. The quality of the selected studies was assessed in terms of internal and external validity. Data regarding authors, publication year, sample size, surgical procedure, time interval to surgery, and outcome was extracted.\nResults: Among 16 ﬁnally selected studies, ﬁve studies (31.3%) found that patient outcome was signiﬁcantly affected by the timing of surgery and 11 (68.7%) did not. The impact of time to surgery on outcomes was not signiﬁcant in most (75%) of the studies targeting patients with severe TBI. The effect of time to surgery on outcome showed different ﬁndings depending on the type of surgical procedure. A signiﬁcant effect of time to surgery on outcome was reported in one (14.2%) of the seven studies targeting patients who underwent haematoma evacuation and in four (44.4%) of the nine studies on patients who underwent decompressive craniectomy.\nConclusion: This review shows that current opinion is still divided regarding when to operate. Despite this discrepancy, most authors agree that the timing of decompression is crucial to outcome. Ó 2014 Elsevier Ltd. All rights reserved.","container-title":"International Emergency Nursing","DOI":"10.1016/j.ienj.2014.02.005","ISSN":"1755599X","issue":"4","journalAbbreviation":"International Emergency Nursing","language":"en","page":"214-219","source":"DOI.org (Crossref)","title":"The impact of time to surgery on outcomes in patients with traumatic brain injury: A literature review","title-short":"The impact of time to surgery on outcomes in patients with traumatic brain injury","volume":"22","author":[{"family":"Kim","given":"Young-Ju"}],"issued":{"date-parts":[["2014",10]]}}}],"schema":"https://github.com/citation-style-language/schema/raw/master/csl-citation.json"}</w:instrText>
      </w:r>
      <w:r>
        <w:rPr>
          <w:lang w:val="en-GB"/>
        </w:rPr>
      </w:r>
      <w:r>
        <w:rPr>
          <w:lang w:val="en-GB"/>
        </w:rPr>
        <w:fldChar w:fldCharType="separate"/>
      </w:r>
      <w:r>
        <w:rPr>
          <w:lang w:val="en-GB"/>
        </w:rPr>
        <w:t>(36)</w:t>
      </w:r>
      <w:r>
        <w:rPr>
          <w:lang w:val="en-GB"/>
        </w:rPr>
      </w:r>
      <w:r>
        <w:rPr>
          <w:lang w:val="en-GB"/>
        </w:rPr>
        <w:fldChar w:fldCharType="end"/>
      </w:r>
      <w:r>
        <w:rPr>
          <w:lang w:val="en-GB"/>
        </w:rPr>
        <w:t xml:space="preserve">.  </w:t>
      </w:r>
    </w:p>
    <w:p>
      <w:pPr>
        <w:pStyle w:val="Brdtext1"/>
        <w:rPr>
          <w:lang w:val="en-GB"/>
        </w:rPr>
      </w:pPr>
      <w:r>
        <w:rPr>
          <w:lang w:val="en-GB"/>
        </w:rPr>
      </w:r>
    </w:p>
    <w:p>
      <w:pPr>
        <w:pStyle w:val="Brdtext1"/>
        <w:rPr>
          <w:lang w:val="en-GB"/>
        </w:rPr>
      </w:pPr>
      <w:commentRangeStart w:id="34"/>
      <w:r>
        <w:rPr>
          <w:lang w:val="en-GB"/>
        </w:rPr>
        <w:t xml:space="preserve">Penetrating </w:t>
      </w:r>
      <w:r>
        <w:rPr>
          <w:lang w:val="en-GB"/>
        </w:rPr>
      </w:r>
      <w:ins w:id="41" w:author="Martin Gerdin Wärnberg" w:date="2023-05-04T22:13:06Z">
        <w:commentRangeEnd w:id="34"/>
        <w:r>
          <w:commentReference w:id="34"/>
        </w:r>
        <w:r>
          <w:rPr/>
          <w:commentReference w:id="35"/>
        </w:r>
      </w:ins>
      <w:r>
        <w:rPr>
          <w:lang w:val="en-GB"/>
        </w:rPr>
        <w:t xml:space="preserve">trauma was the smallest cohort in the study. </w:t>
      </w:r>
    </w:p>
    <w:p>
      <w:pPr>
        <w:pStyle w:val="Brdtext1"/>
        <w:rPr>
          <w:lang w:val="en-GB"/>
        </w:rPr>
      </w:pPr>
      <w:r>
        <w:rPr>
          <w:lang w:val="en-GB"/>
        </w:rPr>
      </w:r>
    </w:p>
    <w:p>
      <w:pPr>
        <w:pStyle w:val="Brdtext1"/>
        <w:jc w:val="left"/>
        <w:rPr>
          <w:b/>
          <w:b/>
          <w:bCs w:val="false"/>
          <w:lang w:val="en-GB"/>
        </w:rPr>
      </w:pPr>
      <w:r>
        <w:rPr>
          <w:b/>
          <w:bCs w:val="false"/>
          <w:lang w:val="en-GB"/>
        </w:rPr>
        <w:t>Limitations</w:t>
      </w:r>
    </w:p>
    <w:p>
      <w:pPr>
        <w:pStyle w:val="Brdtext1"/>
        <w:rPr>
          <w:lang w:val="en-GB"/>
        </w:rPr>
      </w:pPr>
      <w:r>
        <w:rPr>
          <w:lang w:val="en-GB"/>
        </w:rPr>
        <w:t xml:space="preserve">This study was limited to level-1 trauma patients treated at the Karolinska University Hospital. Since the KUH is the only trauma centre in Sweden designed to meet American standards, it diverges from other trauma facilitates regarding competence and equipment.  Consequently, results from this study cannot be directly translated to other trauma care providers in the country. Further, the majority of trauma in Sweden is not categorised as level-1 trauma </w:t>
      </w:r>
      <w:r>
        <w:fldChar w:fldCharType="begin"/>
      </w:r>
      <w:r>
        <w:rPr>
          <w:lang w:val="en-GB"/>
        </w:rPr>
        <w:instrText>ADDIN ZOTERO_ITEM CSL_CITATION {"citationID":"qg0ocK3q","properties":{"formattedCitation":"(39)","plainCitation":"(39)","noteIndex":0},"citationItems":[{"id":197,"uris":["http://zotero.org/users/local/dRJOFA2S/items/HLEU4W37"],"itemData":{"id":197,"type":"article-journal","language":"sv","source":"Zotero","title":"Kartläggning av den prehospitala akutsjukvården"}}],"schema":"https://github.com/citation-style-language/schema/raw/master/csl-citation.json"}</w:instrText>
      </w:r>
      <w:r>
        <w:rPr>
          <w:lang w:val="en-GB"/>
        </w:rPr>
      </w:r>
      <w:r>
        <w:rPr>
          <w:lang w:val="en-GB"/>
        </w:rPr>
        <w:fldChar w:fldCharType="separate"/>
      </w:r>
      <w:r>
        <w:rPr>
          <w:lang w:val="en-GB"/>
        </w:rPr>
        <w:t>(39)</w:t>
      </w:r>
      <w:r>
        <w:rPr>
          <w:lang w:val="en-GB"/>
        </w:rPr>
      </w:r>
      <w:r>
        <w:rPr>
          <w:lang w:val="en-GB"/>
        </w:rPr>
        <w:fldChar w:fldCharType="end"/>
      </w:r>
      <w:r>
        <w:rPr>
          <w:lang w:val="en-GB"/>
        </w:rPr>
        <w:t xml:space="preserve">, which is the group of focus in this study. </w:t>
      </w:r>
    </w:p>
    <w:p>
      <w:pPr>
        <w:pStyle w:val="Brdtext1"/>
        <w:rPr>
          <w:lang w:val="en-GB"/>
        </w:rPr>
      </w:pPr>
      <w:r>
        <w:rPr>
          <w:lang w:val="en-GB"/>
        </w:rPr>
      </w:r>
    </w:p>
    <w:p>
      <w:pPr>
        <w:pStyle w:val="Brdtext1"/>
        <w:rPr>
          <w:lang w:val="en-GB"/>
        </w:rPr>
      </w:pPr>
      <w:r>
        <w:rPr>
          <w:lang w:val="en-GB"/>
        </w:rPr>
        <w:t>The study has been conducted based on retrospective data, highly dependent on appropriate documentation and continuity in data registration. Before the introduction of audit filters in 2017, patients were randomly selected for reviewed at the KUH. Although the process of selecting patients for evaluation is now formalised, it is still depending on the people involved. Nurses, as well as members of the multidisciplinary team assessing patients for OFIs may be affected by cultural aspects or subjectivity when reviewing peers.</w:t>
      </w:r>
    </w:p>
    <w:p>
      <w:pPr>
        <w:pStyle w:val="Brdtext1"/>
        <w:rPr>
          <w:lang w:val="en-GB"/>
        </w:rPr>
      </w:pPr>
      <w:r>
        <w:rPr>
          <w:lang w:val="en-GB"/>
        </w:rPr>
      </w:r>
    </w:p>
    <w:p>
      <w:pPr>
        <w:pStyle w:val="Brdtext1"/>
        <w:rPr>
          <w:lang w:val="en-GB"/>
        </w:rPr>
      </w:pPr>
      <w:r>
        <w:rPr>
          <w:lang w:val="en-GB"/>
        </w:rPr>
        <w:t xml:space="preserve">Although </w:t>
      </w:r>
      <w:del w:id="42" w:author="Martin Gerdin Wärnberg" w:date="2023-05-04T22:14:15Z">
        <w:r>
          <w:rPr>
            <w:lang w:val="en-GB"/>
          </w:rPr>
          <w:delText>a decent</w:delText>
        </w:r>
      </w:del>
      <w:r>
        <w:rPr>
          <w:lang w:val="en-GB"/>
        </w:rPr>
        <w:t xml:space="preserve"> 6,310 patients were eligible for study after applying inclusion criteria, only 1,186 were fitted into one of the cohorts of interest. Of these, only 400 were identified with specific OFIs, distributed across 6 categories. Consequently, the number of patients presented under each OFI were scarce, leading to </w:t>
      </w:r>
      <w:del w:id="43" w:author="Martin Gerdin Wärnberg" w:date="2023-05-04T22:14:43Z">
        <w:r>
          <w:rPr>
            <w:lang w:val="en-GB"/>
          </w:rPr>
          <w:delText>weaker statistics</w:delText>
        </w:r>
      </w:del>
      <w:ins w:id="44" w:author="Martin Gerdin Wärnberg" w:date="2023-05-04T22:14:43Z">
        <w:r>
          <w:rPr>
            <w:bCs/>
            <w:lang w:val="en-GB"/>
          </w:rPr>
          <w:t>considerable uncertainty</w:t>
        </w:r>
      </w:ins>
      <w:r>
        <w:rPr>
          <w:lang w:val="en-GB"/>
        </w:rPr>
        <w:t xml:space="preserve">. Lastly, only the main category of OFI was registered. Secondary OFIs and latent OFIs could hence not be studied.  </w:t>
      </w:r>
    </w:p>
    <w:p>
      <w:pPr>
        <w:pStyle w:val="Brdtext1"/>
        <w:rPr>
          <w:lang w:val="en-GB"/>
        </w:rPr>
      </w:pPr>
      <w:r>
        <w:rPr>
          <w:lang w:val="en-GB"/>
        </w:rPr>
        <w:t xml:space="preserve"> </w:t>
      </w:r>
    </w:p>
    <w:p>
      <w:pPr>
        <w:pStyle w:val="Brdtext1"/>
        <w:rPr>
          <w:b/>
          <w:b/>
          <w:bCs w:val="false"/>
          <w:lang w:val="en-GB"/>
        </w:rPr>
      </w:pPr>
      <w:r>
        <w:rPr>
          <w:b/>
          <w:bCs w:val="false"/>
          <w:lang w:val="en-GB"/>
        </w:rPr>
        <w:t xml:space="preserve">Strengths </w:t>
      </w:r>
    </w:p>
    <w:p>
      <w:pPr>
        <w:pStyle w:val="Brdtext1"/>
        <w:rPr>
          <w:lang w:val="en-GB"/>
        </w:rPr>
      </w:pPr>
      <w:commentRangeStart w:id="36"/>
      <w:commentRangeStart w:id="37"/>
      <w:r>
        <w:rPr>
          <w:lang w:val="en-GB"/>
        </w:rPr>
        <w:t xml:space="preserve">Sweden contrasts from other countries with older population, colder climate, and highly centralised trauma care. This study uses local and recent data with Swedish patients. </w:t>
      </w:r>
      <w:r>
        <w:rPr>
          <w:lang w:val="en-GB"/>
        </w:rPr>
      </w:r>
      <w:commentRangeEnd w:id="37"/>
      <w:r>
        <w:commentReference w:id="37"/>
      </w:r>
      <w:r>
        <w:rPr>
          <w:lang w:val="en-GB"/>
        </w:rPr>
      </w:r>
      <w:ins w:id="45" w:author="Martin Gerdin Wärnberg" w:date="2023-05-04T22:15:25Z">
        <w:commentRangeEnd w:id="36"/>
        <w:r>
          <w:commentReference w:id="36"/>
        </w:r>
        <w:r>
          <w:rPr/>
          <w:commentReference w:id="38"/>
        </w:r>
      </w:ins>
      <w:r>
        <w:rPr>
          <w:lang w:val="en-GB"/>
        </w:rPr>
        <w:t xml:space="preserve">The KUH is the only level-1 quality trauma centre in Sweden, treating more severely injured patients than any other hospital in Sweden. The quality database held at KUH and used in our study is this unique in coverage and comparability with global data. </w:t>
      </w:r>
    </w:p>
    <w:p>
      <w:pPr>
        <w:pStyle w:val="Brdtext1"/>
        <w:rPr>
          <w:lang w:val="en-GB"/>
        </w:rPr>
      </w:pPr>
      <w:r>
        <w:rPr>
          <w:lang w:val="en-GB"/>
        </w:rPr>
      </w:r>
    </w:p>
    <w:p>
      <w:pPr>
        <w:pStyle w:val="Brdtext1"/>
        <w:rPr>
          <w:lang w:val="en-GB"/>
        </w:rPr>
      </w:pPr>
      <w:r>
        <w:rPr>
          <w:lang w:val="en-GB"/>
        </w:rPr>
        <w:t xml:space="preserve">Trauma is further a broad term covering all kinds of injuries and patient groups. To assess specific OFIs that can be applied clinically, it is necessary to distinguish between different categories of trauma and patients’ demographics. In this study we analysed four significant patient cohorts for specific OFIs. We also distinguished between suffering BM trauma with and without TBI to avoid overlap between cohorts. The patient cohorts were established based on definitions recognised by the ACS, enabling comparison of data in global context. </w:t>
      </w:r>
    </w:p>
    <w:p>
      <w:pPr>
        <w:pStyle w:val="Brdtext1"/>
        <w:rPr>
          <w:lang w:val="en-GB"/>
        </w:rPr>
      </w:pPr>
      <w:r>
        <w:rPr>
          <w:lang w:val="en-GB"/>
        </w:rPr>
      </w:r>
    </w:p>
    <w:p>
      <w:pPr>
        <w:pStyle w:val="Brdtext1"/>
        <w:rPr>
          <w:b/>
          <w:b/>
          <w:bCs w:val="false"/>
          <w:lang w:val="en-GB"/>
        </w:rPr>
      </w:pPr>
      <w:commentRangeStart w:id="39"/>
      <w:r>
        <w:rPr>
          <w:b/>
          <w:bCs w:val="false"/>
          <w:lang w:val="en-GB"/>
        </w:rPr>
        <w:t xml:space="preserve">Clinical application </w:t>
      </w:r>
      <w:r>
        <w:rPr>
          <w:b/>
          <w:bCs w:val="false"/>
          <w:lang w:val="en-GB"/>
        </w:rPr>
      </w:r>
      <w:ins w:id="46" w:author="Martin Gerdin Wärnberg" w:date="2023-05-04T22:17:27Z">
        <w:commentRangeEnd w:id="39"/>
        <w:r>
          <w:commentReference w:id="39"/>
        </w:r>
        <w:r>
          <w:rPr/>
          <w:commentReference w:id="40"/>
        </w:r>
      </w:ins>
    </w:p>
    <w:p>
      <w:pPr>
        <w:pStyle w:val="Brdtext1"/>
        <w:rPr>
          <w:lang w:val="en-GB"/>
        </w:rPr>
      </w:pPr>
      <w:r>
        <w:rPr>
          <w:lang w:val="en-GB"/>
        </w:rPr>
        <w:t xml:space="preserve">Our study confirms previous findings of error in judgement as the dominating OFI within trauma care. Many errors have been made avoidable through technological development and clinical practice guidelines </w:t>
      </w:r>
      <w:r>
        <w:fldChar w:fldCharType="begin"/>
      </w:r>
      <w:r>
        <w:rPr>
          <w:lang w:val="en-GB"/>
        </w:rPr>
        <w:instrText>ADDIN ZOTERO_ITEM CSL_CITATION {"citationID":"5jlpNotp","properties":{"formattedCitation":"(28)","plainCitation":"(28)","noteIndex":0},"citationItems":[{"id":34,"uris":["http://zotero.org/users/local/dRJOFA2S/items/WDTZSL5Z"],"itemData":{"id":34,"type":"article-journal","abstract":"To establish the preventable and potentially preventable death rates in a mature trauma center and to identify the causes of death and highlight the lessons learned from these cases.","container-title":"Surgery Today","DOI":"10.1007/s00595-018-1687-y","ISSN":"1436-2813","issue":"11","journalAbbreviation":"Surg Today","language":"en","page":"1004-1010","source":"Springer Link","title":"Trauma center maturity measured by an analysis of preventable and potentially preventable deaths: there is always something to be learned…","title-short":"Trauma center maturity measured by an analysis of preventable and potentially preventable deaths","volume":"48","author":[{"family":"Matsumoto","given":"Shokei"},{"family":"Jung","given":"Kyoungwon"},{"family":"Smith","given":"Alan"},{"family":"Coimbra","given":"Raul"}],"issued":{"date-parts":[["2018",11,1]]}}}],"schema":"https://github.com/citation-style-language/schema/raw/master/csl-citation.json"}</w:instrText>
      </w:r>
      <w:r>
        <w:rPr>
          <w:lang w:val="en-GB"/>
        </w:rPr>
      </w:r>
      <w:r>
        <w:rPr>
          <w:lang w:val="en-GB"/>
        </w:rPr>
        <w:fldChar w:fldCharType="separate"/>
      </w:r>
      <w:r>
        <w:rPr>
          <w:lang w:val="en-GB"/>
        </w:rPr>
      </w:r>
      <w:r>
        <w:rPr/>
        <w:t>(28)</w:t>
      </w:r>
      <w:r>
        <w:rPr>
          <w:lang w:val="en-GB"/>
        </w:rPr>
      </w:r>
      <w:r>
        <w:rPr>
          <w:lang w:val="en-GB"/>
        </w:rPr>
        <w:fldChar w:fldCharType="end"/>
      </w:r>
      <w:r>
        <w:rPr>
          <w:lang w:val="en-GB"/>
        </w:rPr>
        <w:t xml:space="preserve">. When O’Reilly at el. studied OFIs in patients who died from bleeding at the Royal London Hospital from 2006-2010, several interventions were implemented during the study interval. For instance, access to operating theatres and intensive care capacity were improved and a haemorrhage protocol was introduced. Although OFIs related to laboratory services and provision of urgent blood products decreased, issues related to surgeon decision-making persisted </w:t>
      </w:r>
      <w:r>
        <w:fldChar w:fldCharType="begin"/>
      </w:r>
      <w:r>
        <w:rPr>
          <w:lang w:val="en-GB"/>
        </w:rPr>
        <w:instrText>ADDIN ZOTERO_ITEM CSL_CITATION {"citationID":"fSgNr1t2","properties":{"formattedCitation":"(19)","plainCitation":"(19)","noteIndex":0},"citationItems":[{"id":72,"uris":["http://zotero.org/users/local/dRJOFA2S/items/WXERPQHE"],"itemData":{"id":72,"type":"article-journal","abstract":"Bleeding is the leading cause of preventable death after injury. This retrospective study aimed to characterize opportunities for performance improvement (OPIs) identified in patients who died from bleeding and were considered by the quality improvement system of a major trauma centre.All trauma deaths in 2006–2010 were discussed at the trauma morbidity and mortality meeting. Deaths from haemorrhage were identified and subjected to qualitative and quantitative evaluation. OPIs were identified and remedial action was taken.During the study interval there were 7511 trauma team activations; 423 patients died. Haemorrhage was the second most common cause of death, in 112 patients, and made a substantial contribution to death in a further 15. For 84 of these 127 patients, a total of 150 OPIs were identified. Most arose in the emergency department, but involved personnel from many departments. Problems with decision-making were more common than errors in technical skill. OPIs frequently involved the decision between surgery, radiology and further investigation. Delayed and inappropriate surgery occurred even when investigation and diagnosis were appropriate. The mortality rate among patients presenting in shock fell significantly over the study interval (P &amp;lt; 0·026).Problems with judgement are more common than those of skill. Death from traumatic haemorrhage is associated with identifiable, remediable failures in care. The implementation of a systematic trauma quality improvement system was associated with a fall in the mortality rate among patients presenting in shock.","container-title":"British Journal of Surgery","DOI":"10.1002/bjs.9096","ISSN":"0007-1323","issue":"6","journalAbbreviation":"British Journal of Surgery","page":"749-755","source":"Silverchair","title":"Opportunities for improvement in the management of patients who die from haemorrhage after trauma","volume":"100","author":[{"family":"O'Reilly","given":"D"},{"family":"Mahendran","given":"K"},{"family":"West","given":"A"},{"family":"Shirley","given":"P"},{"family":"Walsh","given":"M"},{"family":"Tai","given":"N"}],"issued":{"date-parts":[["2013",5,1]]}}}],"schema":"https://github.com/citation-style-language/schema/raw/master/csl-citation.json"}</w:instrText>
      </w:r>
      <w:r>
        <w:rPr>
          <w:lang w:val="en-GB"/>
        </w:rPr>
      </w:r>
      <w:r>
        <w:rPr>
          <w:lang w:val="en-GB"/>
        </w:rPr>
        <w:fldChar w:fldCharType="separate"/>
      </w:r>
      <w:r>
        <w:rPr>
          <w:lang w:val="en-GB"/>
        </w:rPr>
      </w:r>
      <w:r>
        <w:rPr/>
        <w:t>(19)</w:t>
      </w:r>
      <w:r>
        <w:rPr>
          <w:lang w:val="en-GB"/>
        </w:rPr>
      </w:r>
      <w:r>
        <w:rPr>
          <w:lang w:val="en-GB"/>
        </w:rPr>
        <w:fldChar w:fldCharType="end"/>
      </w:r>
      <w:r>
        <w:rPr>
          <w:lang w:val="en-GB"/>
        </w:rPr>
        <w:t xml:space="preserve">. Studies have further showed that most errors in decision-making seem to occur early in treatment at the emergency department </w:t>
      </w:r>
      <w:r>
        <w:fldChar w:fldCharType="begin"/>
      </w:r>
      <w:r>
        <w:rPr>
          <w:lang w:val="en-GB"/>
        </w:rPr>
        <w:instrText>ADDIN ZOTERO_ITEM CSL_CITATION {"citationID":"vuT3Gsud","properties":{"formattedCitation":"(19,27,40)","plainCitation":"(19,27,40)","noteIndex":0},"citationItems":[{"id":72,"uris":["http://zotero.org/users/local/dRJOFA2S/items/WXERPQHE"],"itemData":{"id":72,"type":"article-journal","abstract":"Bleeding is the leading cause of preventable death after injury. This retrospective study aimed to characterize opportunities for performance improvement (OPIs) identified in patients who died from bleeding and were considered by the quality improvement system of a major trauma centre.All trauma deaths in 2006–2010 were discussed at the trauma morbidity and mortality meeting. Deaths from haemorrhage were identified and subjected to qualitative and quantitative evaluation. OPIs were identified and remedial action was taken.During the study interval there were 7511 trauma team activations; 423 patients died. Haemorrhage was the second most common cause of death, in 112 patients, and made a substantial contribution to death in a further 15. For 84 of these 127 patients, a total of 150 OPIs were identified. Most arose in the emergency department, but involved personnel from many departments. Problems with decision-making were more common than errors in technical skill. OPIs frequently involved the decision between surgery, radiology and further investigation. Delayed and inappropriate surgery occurred even when investigation and diagnosis were appropriate. The mortality rate among patients presenting in shock fell significantly over the study interval (P &amp;lt; 0·026).Problems with judgement are more common than those of skill. Death from traumatic haemorrhage is associated with identifiable, remediable failures in care. The implementation of a systematic trauma quality improvement system was associated with a fall in the mortality rate among patients presenting in shock.","container-title":"British Journal of Surgery","DOI":"10.1002/bjs.9096","ISSN":"0007-1323","issue":"6","journalAbbreviation":"British Journal of Surgery","page":"749-755","source":"Silverchair","title":"Opportunities for improvement in the management of patients who die from haemorrhage after trauma","volume":"100","author":[{"family":"O'Reilly","given":"D"},{"family":"Mahendran","given":"K"},{"family":"West","given":"A"},{"family":"Shirley","given":"P"},{"family":"Walsh","given":"M"},{"family":"Tai","given":"N"}],"issued":{"date-parts":[["2013",5,1]]}}},{"id":111,"uris":["http://zotero.org/users/local/dRJOFA2S/items/3PXG4Y66"],"itemData":{"id":111,"type":"article-journal","abstract":"Background The wide disparity in the methodology of preventable death analysis has created a lack of comparability among previous studies. The guidelines for the peer review (PR) procedure suggest the inclusion of risk-adjustment methods to identify patients to review, that is, exclude non-preventable deaths (probability of survival [Ps] &lt; 25%) or focus on preventable deaths (Ps &gt; 50%). We aimed to, through PR process, (1) identify preventable death and errors committed in a level-I trauma centre, and (2) explore the use of different risk-adjustment methods as a complement. Methods A multidisciplinary committee reviewed all trauma patients, which died a trauma-related death, within 30 days of admission to Karolinska University Hospital, Stockholm, in the period of 2012-2016. Ps was calculated according to TRISS and NORMIT and their accuracy where compared. Results Two hundred and ninety-eight deaths were identified and 252 were reviewed. The majority of deaths occurred between 1 and 7 days. Ten deaths (4.0%) were classified as preventable. Sixty-seven errors were identified in 53 (21.0%) deaths. The most common error was inappropriate treatment in all deaths (21 of 67) and in preventable deaths (5 of 13). Median Ps in non-preventable deaths was higher than the cut-off (&lt;25%) and Ps-TRISS was almost twice as high as Ps-NORMIT (65% vs 33%, P &lt; .001). Two clinically judged preventable deaths with Ps &lt;25% would have been missed with both models. Median Ps in preventable deaths was above the cut-off (&gt;50%) and higher with Ps-TRISS vs Ps-NORMIT (75% vs 58%, P &lt; .001). Three and 4 clinically judged preventable deaths would have been missed, respectively, for TRISS and NORMIT, if using this cut-off. Conclusion Preventable deaths were commonly caused by clinical judgment errors in the early phases but death occurred late. Ps calculated with NORMIT was more accurate than TRISS in predicting mortality, but both perform poorly in identifying preventable and non-preventable deaths when applying the cut-offs. PR of all trauma death is still the golden standard in preventability analysis.","container-title":"Acta Anaesthesiologica Scandinavica","DOI":"10.1111/aas.13151","ISSN":"1399-6576","issue":"8","language":"en","note":"_eprint: https://onlinelibrary.wiley.com/doi/pdf/10.1111/aas.13151","page":"1146-1153","source":"Wiley Online Library","title":"Analysis of preventable deaths and errors in trauma care in a Scandinavian trauma level-I centre","volume":"62","author":[{"family":"Ghorbani","given":"P."},{"family":"Strömmer","given":"L."}],"issued":{"date-parts":[["2018"]]}}},{"id":201,"uris":["http://zotero.org/users/local/dRJOFA2S/items/SYB9TDN7"],"itemData":{"id":201,"type":"article-journal","abstract":"BACKGROUND: Twenty years ago, the landmark report To Err Is Human illustrated the importance of system-level solutions, in contrast to person-level interventions, to assure patient safety. Nevertheless, rates of preventable deaths, particularly in trauma care, have not materially changed. The American College of Surgeons Trauma Quality Improvement Program developed a voluntary Mortality Reporting System to better understand the underlying causes of preventable trauma deaths and the strategies used by centers to prevent future deaths. The objective of this work is to describe the factors contributing to potentially preventable deaths after injury and to evaluate the effectiveness of strategies identified by trauma centers to mitigate future harm, as reported in the Mortality Reporting System.\nMETHODS: An anonymous structured web-based reporting template based on the Joint Commission on Accreditation of Healthcare Organizations taxonomy was made available to trauma centers participating in the Trauma Quality Improvement Program to allow for reporting of deaths that were potentially preventable. Contributing factors leading to death were evaluated. The effectiveness of mitigating strategies was assessed using a validated framework and mapped to tiers of effectiveness ranging from person-focused to system-oriented interventions.\nRESULTS: Over a 2-year period, 395 deaths were reviewed. Of the mortalities, 33.7% were unanticipated. Errors pertained to management (50.9%), clinical performance (54.7%), and communication (56.2%). Human failures were cited in 61% of cases. Person-focused strategies like education were common (56.0%), while more effective system-based strategies were seldom used. In 7.3% of cases, centers could not identify a specific strategy to prevent future harm.\nCONCLUSION: Most strategies to reduce errors in trauma centers focus on changing the performance of providers rather than system-level interventions such as automation, standardization, and fail-safe approaches. Centers require additional support to develop more effective mitigations that will prevent recurrent errors and patient harm.\nLEVEL OF EVIDENCE: Therapeutic/Care Management, level V.","container-title":"The Journal of Trauma and Acute Care Surgery","DOI":"10.1097/TA.0000000000003485","ISSN":"2163-0763","issue":"3","journalAbbreviation":"J Trauma Acute Care Surg","language":"eng","note":"PMID: 34840270","page":"473-480","source":"PubMed","title":"Error reduction in trauma care: Lessons from an anonymized, national, multicenter mortality reporting system","title-short":"Error reduction in trauma care","volume":"92","author":[{"family":"Hamad","given":"Doulia M."},{"family":"Mandell","given":"Samuel P."},{"family":"Stewart","given":"Ronald M."},{"family":"Patel","given":"Bhavin"},{"family":"Guttman","given":"Matthew P."},{"family":"Williams","given":"Phillip"},{"family":"Thomas","given":"Arielle"},{"family":"Jerath","given":"Angela"},{"family":"Bulger","given":"Eileen M."},{"family":"Nathens","given":"Avery B."}],"issued":{"date-parts":[["2022",3,1]]}}}],"schema":"https://github.com/citation-style-language/schema/raw/master/csl-citation.json"}</w:instrText>
      </w:r>
      <w:r>
        <w:rPr>
          <w:lang w:val="en-GB"/>
        </w:rPr>
      </w:r>
      <w:r>
        <w:rPr>
          <w:lang w:val="en-GB"/>
        </w:rPr>
        <w:fldChar w:fldCharType="separate"/>
      </w:r>
      <w:r>
        <w:rPr>
          <w:lang w:val="en-GB"/>
        </w:rPr>
      </w:r>
      <w:r>
        <w:rPr/>
        <w:t>(19,27,40)</w:t>
      </w:r>
      <w:r>
        <w:rPr>
          <w:lang w:val="en-GB"/>
        </w:rPr>
      </w:r>
      <w:r>
        <w:rPr>
          <w:lang w:val="en-GB"/>
        </w:rPr>
        <w:fldChar w:fldCharType="end"/>
      </w:r>
    </w:p>
    <w:p>
      <w:pPr>
        <w:pStyle w:val="Brdtext1"/>
        <w:rPr>
          <w:lang w:val="en-GB"/>
        </w:rPr>
      </w:pPr>
      <w:r>
        <w:rPr>
          <w:lang w:val="en-GB"/>
        </w:rPr>
      </w:r>
    </w:p>
    <w:p>
      <w:pPr>
        <w:pStyle w:val="Brdtext1"/>
        <w:rPr>
          <w:lang w:val="en-GB"/>
        </w:rPr>
      </w:pPr>
      <w:r>
        <w:rPr>
          <w:lang w:val="en-GB"/>
        </w:rPr>
        <w:t xml:space="preserve">In an anonymous mortality reporting system developed by the ACS for trauma centres participating in TQIP, trauma centres reported preventability of mortality, contributing factors leading to death, as well as type of errors, when they occurred and whether they derived to human failure or faults in the system. The respondents were also given the opportunity to describe their narrative of events and suggest strategies that could help to prevent similar deaths in the future </w:t>
      </w:r>
      <w:r>
        <w:fldChar w:fldCharType="begin"/>
      </w:r>
      <w:r>
        <w:rPr>
          <w:lang w:val="en-GB"/>
        </w:rPr>
        <w:instrText>ADDIN ZOTERO_ITEM CSL_CITATION {"citationID":"t0QYJAhh","properties":{"formattedCitation":"(40,41)","plainCitation":"(40,41)","noteIndex":0},"citationItems":[{"id":201,"uris":["http://zotero.org/users/local/dRJOFA2S/items/SYB9TDN7"],"itemData":{"id":201,"type":"article-journal","abstract":"BACKGROUND: Twenty years ago, the landmark report To Err Is Human illustrated the importance of system-level solutions, in contrast to person-level interventions, to assure patient safety. Nevertheless, rates of preventable deaths, particularly in trauma care, have not materially changed. The American College of Surgeons Trauma Quality Improvement Program developed a voluntary Mortality Reporting System to better understand the underlying causes of preventable trauma deaths and the strategies used by centers to prevent future deaths. The objective of this work is to describe the factors contributing to potentially preventable deaths after injury and to evaluate the effectiveness of strategies identified by trauma centers to mitigate future harm, as reported in the Mortality Reporting System.\nMETHODS: An anonymous structured web-based reporting template based on the Joint Commission on Accreditation of Healthcare Organizations taxonomy was made available to trauma centers participating in the Trauma Quality Improvement Program to allow for reporting of deaths that were potentially preventable. Contributing factors leading to death were evaluated. The effectiveness of mitigating strategies was assessed using a validated framework and mapped to tiers of effectiveness ranging from person-focused to system-oriented interventions.\nRESULTS: Over a 2-year period, 395 deaths were reviewed. Of the mortalities, 33.7% were unanticipated. Errors pertained to management (50.9%), clinical performance (54.7%), and communication (56.2%). Human failures were cited in 61% of cases. Person-focused strategies like education were common (56.0%), while more effective system-based strategies were seldom used. In 7.3% of cases, centers could not identify a specific strategy to prevent future harm.\nCONCLUSION: Most strategies to reduce errors in trauma centers focus on changing the performance of providers rather than system-level interventions such as automation, standardization, and fail-safe approaches. Centers require additional support to develop more effective mitigations that will prevent recurrent errors and patient harm.\nLEVEL OF EVIDENCE: Therapeutic/Care Management, level V.","container-title":"The Journal of Trauma and Acute Care Surgery","DOI":"10.1097/TA.0000000000003485","ISSN":"2163-0763","issue":"3","journalAbbreviation":"J Trauma Acute Care Surg","language":"eng","note":"PMID: 34840270","page":"473-480","source":"PubMed","title":"Error reduction in trauma care: Lessons from an anonymized, national, multicenter mortality reporting system","title-short":"Error reduction in trauma care","volume":"92","author":[{"family":"Hamad","given":"Doulia M."},{"family":"Mandell","given":"Samuel P."},{"family":"Stewart","given":"Ronald M."},{"family":"Patel","given":"Bhavin"},{"family":"Guttman","given":"Matthew P."},{"family":"Williams","given":"Phillip"},{"family":"Thomas","given":"Arielle"},{"family":"Jerath","given":"Angela"},{"family":"Bulger","given":"Eileen M."},{"family":"Nathens","given":"Avery B."}],"issued":{"date-parts":[["2022",3,1]]}}},{"id":214,"uris":["http://zotero.org/users/local/dRJOFA2S/items/4YPT6EFW"],"itemData":{"id":214,"type":"article-journal","abstract":"The Trauma Quality Improvement Program Mortality Reporting System is an online anonymous case reporting system designed to share experiences from rare events that may have contributed to unanticipated mortality at contributing trauma centers. The Trauma Quality Improvement Program Mortality Reporting System Working Group monitors submitted cases and organizes them into emblematic themes. This report summarizes unanticipated mortality from 3 cases of airway loss in injured patients and presents strategies to mitigate these events locally, with the hope of decreasing unanticipated mortality nationwide.","container-title":"Journal of Trauma and Acute Care Surgery","DOI":"10.1097/TA.0000000000003892","ISSN":"2163-0755","issue":"5","language":"en-US","page":"735","source":"journals-lww-com.proxy.kib.ki.se","title":"TQIP mortality reporting system case reports: Unanticipated mortality due to airway loss","title-short":"TQIP mortality reporting system case reports","volume":"94","author":[{"family":"Scott","given":"John W."},{"family":"Cole","given":"Frederic J. Jr"},{"family":"Group","given":"the ACS TQIP Mortality Reporting System Writing"}],"issued":{"date-parts":[["2023",5]]}}}],"schema":"https://github.com/citation-style-language/schema/raw/master/csl-citation.json"}</w:instrText>
      </w:r>
      <w:r>
        <w:rPr>
          <w:lang w:val="en-GB"/>
        </w:rPr>
      </w:r>
      <w:r>
        <w:rPr>
          <w:lang w:val="en-GB"/>
        </w:rPr>
        <w:fldChar w:fldCharType="separate"/>
      </w:r>
      <w:r>
        <w:rPr>
          <w:lang w:val="en-GB"/>
        </w:rPr>
      </w:r>
      <w:r>
        <w:rPr/>
        <w:t>(40,41)</w:t>
      </w:r>
      <w:r>
        <w:rPr>
          <w:lang w:val="en-GB"/>
        </w:rPr>
      </w:r>
      <w:r>
        <w:rPr>
          <w:lang w:val="en-GB"/>
        </w:rPr>
        <w:fldChar w:fldCharType="end"/>
      </w:r>
      <w:r>
        <w:rPr>
          <w:lang w:val="en-GB"/>
        </w:rPr>
        <w:t xml:space="preserve">. Hamad et al. showed that more than half of the strategies were focused on individual improvements (56.0%). Frequent reported strategies included giving direct feedback, education, and review of management guidelines relevant for the patients. Only 11.1% of the cases contained elements of process standardisation or automatization, such as procedural checklists </w:t>
      </w:r>
      <w:r>
        <w:fldChar w:fldCharType="begin"/>
      </w:r>
      <w:r>
        <w:rPr>
          <w:lang w:val="en-GB"/>
        </w:rPr>
        <w:instrText>ADDIN ZOTERO_ITEM CSL_CITATION {"citationID":"Zsqh1JGv","properties":{"formattedCitation":"(40)","plainCitation":"(40)","noteIndex":0},"citationItems":[{"id":201,"uris":["http://zotero.org/users/local/dRJOFA2S/items/SYB9TDN7"],"itemData":{"id":201,"type":"article-journal","abstract":"BACKGROUND: Twenty years ago, the landmark report To Err Is Human illustrated the importance of system-level solutions, in contrast to person-level interventions, to assure patient safety. Nevertheless, rates of preventable deaths, particularly in trauma care, have not materially changed. The American College of Surgeons Trauma Quality Improvement Program developed a voluntary Mortality Reporting System to better understand the underlying causes of preventable trauma deaths and the strategies used by centers to prevent future deaths. The objective of this work is to describe the factors contributing to potentially preventable deaths after injury and to evaluate the effectiveness of strategies identified by trauma centers to mitigate future harm, as reported in the Mortality Reporting System.\nMETHODS: An anonymous structured web-based reporting template based on the Joint Commission on Accreditation of Healthcare Organizations taxonomy was made available to trauma centers participating in the Trauma Quality Improvement Program to allow for reporting of deaths that were potentially preventable. Contributing factors leading to death were evaluated. The effectiveness of mitigating strategies was assessed using a validated framework and mapped to tiers of effectiveness ranging from person-focused to system-oriented interventions.\nRESULTS: Over a 2-year period, 395 deaths were reviewed. Of the mortalities, 33.7% were unanticipated. Errors pertained to management (50.9%), clinical performance (54.7%), and communication (56.2%). Human failures were cited in 61% of cases. Person-focused strategies like education were common (56.0%), while more effective system-based strategies were seldom used. In 7.3% of cases, centers could not identify a specific strategy to prevent future harm.\nCONCLUSION: Most strategies to reduce errors in trauma centers focus on changing the performance of providers rather than system-level interventions such as automation, standardization, and fail-safe approaches. Centers require additional support to develop more effective mitigations that will prevent recurrent errors and patient harm.\nLEVEL OF EVIDENCE: Therapeutic/Care Management, level V.","container-title":"The Journal of Trauma and Acute Care Surgery","DOI":"10.1097/TA.0000000000003485","ISSN":"2163-0763","issue":"3","journalAbbreviation":"J Trauma Acute Care Surg","language":"eng","note":"PMID: 34840270","page":"473-480","source":"PubMed","title":"Error reduction in trauma care: Lessons from an anonymized, national, multicenter mortality reporting system","title-short":"Error reduction in trauma care","volume":"92","author":[{"family":"Hamad","given":"Doulia M."},{"family":"Mandell","given":"Samuel P."},{"family":"Stewart","given":"Ronald M."},{"family":"Patel","given":"Bhavin"},{"family":"Guttman","given":"Matthew P."},{"family":"Williams","given":"Phillip"},{"family":"Thomas","given":"Arielle"},{"family":"Jerath","given":"Angela"},{"family":"Bulger","given":"Eileen M."},{"family":"Nathens","given":"Avery B."}],"issued":{"date-parts":[["2022",3,1]]}}}],"schema":"https://github.com/citation-style-language/schema/raw/master/csl-citation.json"}</w:instrText>
      </w:r>
      <w:r>
        <w:rPr>
          <w:lang w:val="en-GB"/>
        </w:rPr>
      </w:r>
      <w:r>
        <w:rPr>
          <w:lang w:val="en-GB"/>
        </w:rPr>
        <w:fldChar w:fldCharType="separate"/>
      </w:r>
      <w:r>
        <w:rPr>
          <w:lang w:val="en-GB"/>
        </w:rPr>
      </w:r>
      <w:r>
        <w:rPr/>
        <w:t>(40)</w:t>
      </w:r>
      <w:r>
        <w:rPr>
          <w:lang w:val="en-GB"/>
        </w:rPr>
      </w:r>
      <w:r>
        <w:rPr>
          <w:lang w:val="en-GB"/>
        </w:rPr>
        <w:fldChar w:fldCharType="end"/>
      </w:r>
      <w:r>
        <w:rPr>
          <w:lang w:val="en-GB"/>
        </w:rPr>
        <w:t xml:space="preserve">. </w:t>
      </w:r>
    </w:p>
    <w:p>
      <w:pPr>
        <w:pStyle w:val="Brdtext1"/>
        <w:rPr>
          <w:lang w:val="en-GB"/>
        </w:rPr>
      </w:pPr>
      <w:r>
        <w:rPr>
          <w:lang w:val="en-GB"/>
        </w:rPr>
      </w:r>
    </w:p>
    <w:p>
      <w:pPr>
        <w:pStyle w:val="Brdtext1"/>
        <w:rPr>
          <w:lang w:val="en-GB"/>
        </w:rPr>
      </w:pPr>
      <w:r>
        <w:rPr>
          <w:lang w:val="en-GB"/>
        </w:rPr>
        <w:t xml:space="preserve">Standardised trauma protocols in trigae, resuscitation etc have been repeatedly proved to decrease in-hospital mortality </w:t>
      </w:r>
      <w:r>
        <w:fldChar w:fldCharType="begin"/>
      </w:r>
      <w:r>
        <w:rPr>
          <w:lang w:val="en-GB"/>
        </w:rPr>
        <w:instrText>ADDIN ZOTERO_ITEM CSL_CITATION {"citationID":"YNt9hyej","properties":{"formattedCitation":"(12,42\\uc0\\u8211{}44)","plainCitation":"(12,42–44)","noteIndex":0},"citationItems":[{"id":50,"uris":["http://zotero.org/users/local/dRJOFA2S/items/DW9KFTHQ"],"itemData":{"id":50,"type":"article-journal","abstract":"The trauma team leader (TTL) is a “model” of a specifically dedicated team leader in the emergency department (ED), but its benefits are uncertain. The primary objective was to assess the impact of the TTL on 72-hour mortality. Secondary objectives included 24-hour mortality and admission delays from the ED.\nMajor trauma admissions (Injury Severity Score (ISS)≥12) in 3 Canadian Level-1 trauma centres were included from 2003 to 2017. The TTL program was implemented in centre 1 in 2005. An interrupted time series (ITS) analysis was performed. Analyses account for the change in patient case-mix (age, sex, and ISS). The two other centres were used as control in sensitivity analyses\nAmong 20,193 recorded trauma admissions, 71.7% (n=14,479) were males. The mean age was 53.5 ± 22.0 years. The median [IQR] ISS was 22 [16–26]. TTL implementation was not associated with a change in the quarterly trends of 72-hour or 24-hour mortality: adjusted estimates with 95% CI were 0.32 [−0.22;0.86] and −0.07 [−0.56;0.41] percentage-point change. Similar results were found for the proportions of patients admitted within 8 hours of ED arrival (0.36 [−1.47;2.18]). Sensitivity analyses using the two other centres as controls yielded similar results.\nTTL implementation was not associated with changes in mortality or admission delays from the ED. Future studies should assess the potential impact of TTL programs on other patient-centred outcomes using different quality of care indicators.\nTrauma training for front-line providers is a critical component of injury mitigation and trauma systems strengthening. Although the Advanced Trauma Life Support (ATLS) course is standard in much of the world, cost and administrative barriers are prohibitive to deploying the course in many low and middle income countries (LMICs). The purpose of this study was to identify alternative trauma training courses used in LMICs by scoping review and compare their effectiveness.\nSeveral peer-reviewed and grey literature databases were searched for relevant articles describing trauma training courses for front-line medical providers in LMICs. Studies were included if: performed in a LMIC; utilized a general trauma training course other than ATLS; trainees were hospital-based medical providers; study included some type of outcome measure.\nA total of 34 manuscripts met inclusion criteria. The majority of courses were novel, hospital-initiated courses and ranged in length from 1 day to 1 week. Physicians were the most common target audience, followed by medical students and nurses. Courses were taught in 24 different countries throughout the Middle East, Asia, Latin America and Africa. Comparison of pre- and post-test knowledge was the most common metric used and nearly all courses demonstrated a statistically significant knowledge gain. One study demonstrated a reduction in mortality for injured patients after course implementation. The majority of courses were a collaboration between universities in a high income country and local faculty/practitioners in the LMIC where the course was taught. Reported cost per participant ranged from $10 to $232 USD.\nSeveral trauma courses are currently being utilized in LMICs effectively with increases in knowledge gained and at a lower reported cost than ATLS. More research is needed to link trauma training courses to patient outcomes.\nCandida pericarditis is a rare condition which has previously been described after cardiothoracic surgery and immunosuppressive states (Geisler et al., 1981; Eng et al., 1981; Kraus et al., 1988; Kaufman et al., 1988; Tang et al., 2009; Glower et al., 1990; Carrel et al., 1991; Rabinovici et al., 1997; Canver et al., 1998; Farjah et al., 2005; Gronemeyer et al., 1982 [1-11]). We describe the case of a 19-year-old male blunt trauma patient, who survived a damage control thoracotomy and laparotomy with splenectomy, who later developed a loculated Candida pericardial effusion, complicated with cardiac tamponade and multiple organ failure, and required antifungals and surgical reintervention with thoracotomy for drainage. A literature search of the reported cases demonstrates that Candida pericarditis is indeed a rare but fatal condition if not identified and treated appropriately. This article discusses the difficulties we encountered while recognizing the disorder in our patient and proposes a guideline to adequately treat the condition in an effective and timely manner. Candida pericarditis poses a special challenge for the physician since its correct diagnosis and management requires a multidisciplinary approach.","container-title":"Current Problems in Surgery","DOI":"10.1016/j.cpsurg.2020.100840","ISSN":"0011-3840","issue":"1","journalAbbreviation":"Current Problems in Surgery","language":"en","page":"100840","source":"ScienceDirect","title":"The impact of trauma systems on patient outcomes","volume":"58","author":[{"family":"Choi","given":"Jeff"},{"family":"Carlos","given":"Garrison"},{"family":"Nassar","given":"Aussama K."},{"family":"Knowlton","given":"Lisa M."},{"family":"Spain","given":"David A."}],"issued":{"date-parts":[["2021",1,1]]}}},{"id":204,"uris":["http://zotero.org/users/local/dRJOFA2S/items/LGN79M7J"],"itemData":{"id":204,"type":"article-journal","abstract":"INTRODUCTION: Standardized trauma protocols (STP) have reduced morbidity and in-hospital mortality in mature trauma systems. Most hospitals in low- and middle-income countries (LMICs) have not implemented STPs, often because of financial and logistic limitations. We report the impact of an STP designed for the care of trauma patients in the emergency department (ED) at an LMIC hospital on patients with severe traumatic brain injury (STBI).\nMETHODS: We developed an STP based on generally accepted best practices and damage control resuscitation for a level I trauma centre in Colombia. Without a pre-existing trauma registry, we adapted an administrative electronic database to capture clinical information of adult patients with TBI, a head abbreviated injury score (AIS) ≥3, and who presented ≤12h from injury. Demographics, mechanisms of injury, and injury severity were compared. Primary outcome was in-hospital mortality. Secondary outcomes were Glasgow Coma Score (GCS), length of hospital and ICU stay, and prevalence of ED interventions recommended in the STP. Logistic regression was used to control for potential confounders.\nRESULTS: The pre-STP group was hospitalized between August 2010 and August 2011, the post-STP group between September 2011 and June 2012. There were 108 patients meeting inclusion criteria, 68 pre-STP implementation and 40 post-STP. The pre- and post-STP groups were similar in age (mean 37.1 vs. 38.6, p=0.644), head AIS (median 4.5 vs. 4.0, p=0.857), Injury Severity Scale (median 25 vs. 25, p=0.757), and initial GCS (median 7 vs. 7, p=0.384). Post-STP in-hospital mortality decreased (38% vs. 18%, p=0.024), and discharge GCS increased (median 10 vs. 14, p=0.034). After controlling for potential confounders, odds of in-hospital mortality post-STP compared to pre-STP were 0.248 (95%CI: 0.074-0.838, p=0.025). Hospital and ICU stay did not significantly change. The use of many ED interventions increased post-STP, including bladder catheterization (49% vs. 73%, p=0.015), hypertonic saline (38% vs. 63%, p=0.014), arterial blood gas draws (25% vs. 43%, p=0.059), and blood transfusions (3% vs. 18%, p=0.008).\nCONCLUSIONS: An STP in an LMIC decreased in-hospital mortality, increased discharge GCS, and increased use of vital ED interventions for patients with STBI. An STP in an LMIC can be implemented and measured without a pre-existing trauma registry.","container-title":"Injury","DOI":"10.1016/j.injury.2014.04.037","ISSN":"1879-0267","issue":"9","journalAbbreviation":"Injury","language":"eng","note":"PMID: 24861416","page":"1350-1354","source":"PubMed","title":"A standardized trauma care protocol decreased in-hospital mortality of patients with severe traumatic brain injury at a teaching hospital in a middle-income country","volume":"45","author":[{"family":"Kesinger","given":"Matthew R."},{"family":"Nagy","given":"Lisa R."},{"family":"Sequeira","given":"Denisse J."},{"family":"Charry","given":"Jose D."},{"family":"Puyana","given":"Juan C."},{"family":"Rubiano","given":"Andres M."}],"issued":{"date-parts":[["2014",9]]}}},{"id":209,"uris":["http://zotero.org/users/local/dRJOFA2S/items/XMTP7C9G"],"itemData":{"id":209,"type":"article-journal","abstract":"Standardized trauma protocols (STPs) have reduced morbidity and mortality in mature trauma systems. Most hospitals in low- and middle-income countries (LMICs) have not yet implemented such protocols, often due to financial and logistic limitations. We report preliminary findings from a trauma quality improvement (QI) initiative, using and evaluating the impact of a low-cost STP in an LMIC university hospital.","container-title":"World Journal of Surgery","DOI":"10.1007/s00268-014-2534-y","ISSN":"1432-2323","issue":"8","journalAbbreviation":"World J Surg","language":"en","page":"1869-1874","source":"Springer Link","title":"Improving Trauma Care in Low- and Middle-Income Countries by Implementing a Standardized Trauma Protocol","volume":"38","author":[{"family":"Kesinger","given":"Matthew Ryan"},{"family":"Puyana","given":"Juan Carlos"},{"family":"Rubiano","given":"Andres M."}],"issued":{"date-parts":[["2014",8,1]]}}},{"id":211,"uris":["http://zotero.org/users/local/dRJOFA2S/items/46WSPA79"],"itemData":{"id":211,"type":"article-journal","abstract":"INTRODUCTION: Administration of high ratios of plasma to packed red blood cells is a routine practice for in-hospital trauma resuscitation. Military and civilian emergency teams are increasingly carrying prehospital blood products (PHBP) for trauma resuscitation. This study systematically reviewed the clinical literature to determine the extent to which the available evidence supports this practice.\nMETHODS: Bibliographic databases and other sources were searched to July 2015 using keywords and index terms related to the intervention, setting, and condition. Standard systematic review methodology aimed at minimizing bias was used for study selection, data extraction, and quality assessment (protocol registration\nPROSPERO: CRD42014013794). Synthesis was mainly narrative with random effects model meta-analysis limited to mortality outcomes.\nRESULTS: No prospective comparative or randomized studies were identified. Sixteen case series and 11 comparative studies were included in the review. Seven studies included mixed populations of trauma and non-trauma patients. Twenty-five of 27 studies provided only very low quality evidence. No association between PHBP and survival was found (OR for mortality: 1.29, 95% CI: 0.84-1.96, P = 0.24). A single study showed improved survival in the first 24 h. No consistent physiological or biochemical benefit was identified, nor was there evidence of reduced in-hospital transfusion requirements. Transfusion reactions were rare, suggesting the short-term safety of PHBP administration.\nCONCLUSIONS: While PHBP resuscitation appears logical, the clinical literature is limited, provides only poor quality evidence, and does not demonstrate improved outcomes. No conclusions as to efficacy can be drawn. The results of randomized controlled trials are awaited.","container-title":"Shock (Augusta, Ga.)","DOI":"10.1097/SHK.0000000000000569","ISSN":"1540-0514","issue":"1","journalAbbreviation":"Shock","language":"eng","note":"PMID: 26825635\nPMCID: PMC4933578","page":"3-16","source":"PubMed","title":"Prehospital Blood Product Resuscitation for Trauma: A Systematic Review","title-short":"Prehospital Blood Product Resuscitation for Trauma","volume":"46","author":[{"family":"Smith","given":"Iain M."},{"family":"James","given":"Robert H."},{"family":"Dretzke","given":"Janine"},{"family":"Midwinter","given":"Mark J."}],"issued":{"date-parts":[["2016",7]]}}}],"schema":"https://github.com/citation-style-language/schema/raw/master/csl-citation.json"}</w:instrText>
      </w:r>
      <w:r>
        <w:rPr>
          <w:lang w:val="en-GB"/>
        </w:rPr>
      </w:r>
      <w:r>
        <w:rPr>
          <w:lang w:val="en-GB"/>
        </w:rPr>
        <w:fldChar w:fldCharType="separate"/>
      </w:r>
      <w:r>
        <w:rPr>
          <w:lang w:val="en-GB"/>
        </w:rPr>
      </w:r>
      <w:r>
        <w:rPr/>
        <w:t>(12,42–44)</w:t>
      </w:r>
      <w:r>
        <w:rPr>
          <w:lang w:val="en-GB"/>
        </w:rPr>
      </w:r>
      <w:r>
        <w:rPr>
          <w:lang w:val="en-GB"/>
        </w:rPr>
        <w:fldChar w:fldCharType="end"/>
      </w:r>
      <w:r>
        <w:rPr>
          <w:lang w:val="en-GB"/>
        </w:rPr>
        <w:t xml:space="preserve"> With most errors in judgement occurring in the early, often chaotic phase of trauma, the importance of standardised protocols and decision-making is emphasised. </w:t>
      </w:r>
    </w:p>
    <w:p>
      <w:pPr>
        <w:pStyle w:val="Brdtext1"/>
        <w:rPr>
          <w:lang w:val="en-GB"/>
        </w:rPr>
      </w:pPr>
      <w:r>
        <w:rPr>
          <w:lang w:val="en-GB"/>
        </w:rPr>
      </w:r>
    </w:p>
    <w:p>
      <w:pPr>
        <w:pStyle w:val="Brdtext1"/>
        <w:rPr>
          <w:b/>
          <w:b/>
          <w:bCs w:val="false"/>
          <w:lang w:val="en-GB"/>
        </w:rPr>
      </w:pPr>
      <w:commentRangeStart w:id="41"/>
      <w:r>
        <w:rPr>
          <w:b/>
          <w:bCs w:val="false"/>
          <w:lang w:val="en-GB"/>
        </w:rPr>
        <w:t xml:space="preserve">Future research </w:t>
      </w:r>
    </w:p>
    <w:p>
      <w:pPr>
        <w:pStyle w:val="Brdtext1"/>
        <w:rPr>
          <w:lang w:val="en-GB"/>
        </w:rPr>
      </w:pPr>
      <w:r>
        <w:rPr>
          <w:lang w:val="en-GB"/>
        </w:rPr>
        <w:t xml:space="preserve">Further studies of the KUH trauma register should be done to dig deeper into when, how, and where error in judgement occur. The existence of complex OFIs, where series of tightly related events may lead to adverse outcomes. </w:t>
      </w:r>
    </w:p>
    <w:p>
      <w:pPr>
        <w:pStyle w:val="Brdtext1"/>
        <w:rPr>
          <w:lang w:val="en-GB"/>
        </w:rPr>
      </w:pPr>
      <w:r>
        <w:rPr>
          <w:lang w:val="en-GB"/>
        </w:rPr>
      </w:r>
    </w:p>
    <w:p>
      <w:pPr>
        <w:pStyle w:val="Brdtext1"/>
        <w:rPr>
          <w:lang w:val="en-GB"/>
        </w:rPr>
      </w:pPr>
      <w:r>
        <w:rPr>
          <w:lang w:val="en-GB"/>
        </w:rPr>
        <w:t xml:space="preserve">Although several systematic decision-models, such as ATLS, are implemented and practiced in all ACS qualified trauma centres, they offer some degree of freedom and space for human mistakes. Artificial intelligence such as machine learning is on the verge of revolutionising health care. AI has already proved superior to physicians when it comes to diagnostic imaging. </w:t>
      </w:r>
    </w:p>
    <w:p>
      <w:pPr>
        <w:pStyle w:val="Brdtext1"/>
        <w:rPr>
          <w:lang w:val="en-GB"/>
        </w:rPr>
      </w:pPr>
      <w:r>
        <w:rPr>
          <w:lang w:val="en-GB"/>
        </w:rPr>
        <w:t>However, Kelbin and friends showed that .</w:t>
      </w:r>
      <w:commentRangeEnd w:id="41"/>
      <w:r>
        <w:commentReference w:id="41"/>
      </w:r>
      <w:r>
        <w:rPr>
          <w:lang w:val="en-GB"/>
        </w:rPr>
      </w:r>
    </w:p>
    <w:p>
      <w:pPr>
        <w:pStyle w:val="Brdtext1"/>
        <w:rPr>
          <w:lang w:val="en-GB"/>
        </w:rPr>
      </w:pPr>
      <w:r>
        <w:rPr>
          <w:lang w:val="en-GB"/>
        </w:rPr>
      </w:r>
    </w:p>
    <w:p>
      <w:pPr>
        <w:pStyle w:val="Brdtext1"/>
        <w:rPr>
          <w:lang w:val="en-GB"/>
        </w:rPr>
      </w:pPr>
      <w:r>
        <w:rPr>
          <w:lang w:val="en-GB"/>
        </w:rPr>
      </w:r>
    </w:p>
    <w:p>
      <w:pPr>
        <w:pStyle w:val="Heading1"/>
        <w:rPr>
          <w:lang w:val="en-GB"/>
        </w:rPr>
      </w:pPr>
      <w:r>
        <w:rPr>
          <w:lang w:val="en-GB"/>
        </w:rPr>
        <w:t xml:space="preserve">Conclusion  </w:t>
      </w:r>
    </w:p>
    <w:p>
      <w:pPr>
        <w:pStyle w:val="Brdtext1"/>
        <w:rPr>
          <w:lang w:val="en-GB"/>
        </w:rPr>
      </w:pPr>
      <w:r>
        <w:rPr>
          <w:lang w:val="en-GB"/>
        </w:rPr>
        <w:t xml:space="preserve">Error in judgement is the most common OFI, while technical errors are rare. BM patients without TBI had the highest association to all OFIs compared with other cohorts in the study, </w:t>
      </w:r>
      <w:commentRangeStart w:id="42"/>
      <w:r>
        <w:rPr>
          <w:lang w:val="en-GB"/>
        </w:rPr>
        <w:t xml:space="preserve">partly due to being the largest cohort. </w:t>
      </w:r>
      <w:commentRangeEnd w:id="42"/>
      <w:r>
        <w:commentReference w:id="42"/>
      </w:r>
      <w:r>
        <w:rPr>
          <w:lang w:val="en-GB"/>
        </w:rPr>
      </w:r>
    </w:p>
    <w:p>
      <w:pPr>
        <w:pStyle w:val="Normal"/>
        <w:rPr>
          <w:rFonts w:eastAsia="" w:cs="" w:cstheme="majorBidi" w:eastAsiaTheme="majorEastAsia"/>
          <w:b/>
          <w:b/>
          <w:bCs/>
          <w:sz w:val="32"/>
          <w:szCs w:val="28"/>
          <w:lang w:val="en-GB"/>
        </w:rPr>
      </w:pPr>
      <w:r>
        <w:rPr>
          <w:rFonts w:eastAsia="" w:cs="" w:cstheme="majorBidi" w:eastAsiaTheme="majorEastAsia"/>
          <w:b/>
          <w:bCs/>
          <w:sz w:val="32"/>
          <w:szCs w:val="28"/>
          <w:lang w:val="en-GB"/>
        </w:rPr>
      </w:r>
      <w:r>
        <w:br w:type="page"/>
      </w:r>
    </w:p>
    <w:p>
      <w:pPr>
        <w:pStyle w:val="Heading1"/>
        <w:rPr>
          <w:lang w:val="en-GB"/>
        </w:rPr>
      </w:pPr>
      <w:r>
        <w:rPr>
          <w:lang w:val="en-GB"/>
        </w:rPr>
        <w:t xml:space="preserve">References  </w:t>
      </w:r>
    </w:p>
    <w:p>
      <w:pPr>
        <w:pStyle w:val="Normal"/>
        <w:rPr>
          <w:lang w:val="en-GB"/>
        </w:rPr>
      </w:pPr>
      <w:r>
        <w:rPr>
          <w:lang w:val="en-GB"/>
        </w:rPr>
      </w:r>
    </w:p>
    <w:p>
      <w:pPr>
        <w:pStyle w:val="Bibliography"/>
        <w:rPr>
          <w:lang w:val="en-GB"/>
        </w:rPr>
      </w:pPr>
      <w:r>
        <w:fldChar w:fldCharType="begin"/>
      </w:r>
      <w:r>
        <w:rPr/>
        <w:instrText>ADDIN ZOTERO_BIBL {"uncited":[],"omitted":[],"custom":[]} CSL_BIBLIOGRAPHY</w:instrText>
      </w:r>
      <w:r>
        <w:rPr/>
      </w:r>
      <w:r>
        <w:rPr/>
        <w:fldChar w:fldCharType="separate"/>
      </w:r>
      <w:r>
        <w:rPr/>
      </w:r>
      <w:r>
        <w:rPr>
          <w:lang w:val="en-GB"/>
        </w:rPr>
        <w:t>1.</w:t>
        <w:tab/>
        <w:t xml:space="preserve">Chiara O, Cimbanassi S, Pitidis A, Vesconi S. Preventable trauma deaths: from panel review to population based-studies. World J Emerg Surg. 2006 Apr 11;1:12. </w:t>
      </w:r>
    </w:p>
    <w:p>
      <w:pPr>
        <w:pStyle w:val="Bibliography"/>
        <w:rPr>
          <w:lang w:val="en-GB"/>
        </w:rPr>
      </w:pPr>
      <w:r>
        <w:rPr>
          <w:lang w:val="en-GB"/>
        </w:rPr>
        <w:t>2.</w:t>
        <w:tab/>
        <w:t>Innovation A for C. Trauma system [Internet]. Agency for Clinical Innovation. Agency for Clinical Innovation (ACI); 2014 [cited 2023 Jan 26]. Available from: https://aci.health.nsw.gov.au/networks/institute-of-trauma-and-injury-management/clinical/trauma_system</w:t>
      </w:r>
    </w:p>
    <w:p>
      <w:pPr>
        <w:pStyle w:val="Bibliography"/>
        <w:rPr>
          <w:lang w:val="en-GB"/>
        </w:rPr>
      </w:pPr>
      <w:r>
        <w:rPr>
          <w:lang w:val="en-GB"/>
        </w:rPr>
        <w:t>3.</w:t>
        <w:tab/>
        <w:t>Injuries and violence [Internet]. [cited 2023 Feb 2]. Available from: https://www.who.int/news-room/fact-sheets/detail/injuries-and-violence</w:t>
      </w:r>
    </w:p>
    <w:p>
      <w:pPr>
        <w:pStyle w:val="Bibliography"/>
        <w:rPr>
          <w:lang w:val="en-GB"/>
        </w:rPr>
      </w:pPr>
      <w:r>
        <w:rPr/>
        <w:t>4.</w:t>
        <w:tab/>
        <w:t xml:space="preserve">årsrapport | Sökresultat | SweTrau [Internet]. 2022 [cited 2023 Mar 3]. </w:t>
      </w:r>
      <w:r>
        <w:rPr>
          <w:lang w:val="en-GB"/>
        </w:rPr>
        <w:t>Available from: https://rcsyd.se/swetrau/?s=%C3%A5rsrapport</w:t>
      </w:r>
    </w:p>
    <w:p>
      <w:pPr>
        <w:pStyle w:val="Bibliography"/>
        <w:rPr>
          <w:lang w:val="en-GB"/>
        </w:rPr>
      </w:pPr>
      <w:r>
        <w:rPr>
          <w:lang w:val="en-GB"/>
        </w:rPr>
        <w:t>5.</w:t>
        <w:tab/>
        <w:t xml:space="preserve">Blackmore AR, Leonard J, Madayag R, Bourg PW. Using the Trauma Quality Improvement Program Metrics Data to Enhance Clinical Practice. J Trauma Nurs. 2019 May;26(3):121–7. </w:t>
      </w:r>
    </w:p>
    <w:p>
      <w:pPr>
        <w:pStyle w:val="Bibliography"/>
        <w:rPr>
          <w:lang w:val="en-GB"/>
        </w:rPr>
      </w:pPr>
      <w:r>
        <w:rPr>
          <w:lang w:val="en-GB"/>
        </w:rPr>
        <w:t>6.</w:t>
        <w:tab/>
        <w:t xml:space="preserve">Kapanadze G, Berg J, Sun Y, Gerdin Wärnberg M. Facilitators and barriers impacting in-hospital Trauma Quality Improvement Program (TQIP) implementation across country income levels: a scoping review. BMJ Open. 2023 Feb;13(2):e068219. </w:t>
      </w:r>
    </w:p>
    <w:p>
      <w:pPr>
        <w:pStyle w:val="Bibliography"/>
        <w:rPr>
          <w:lang w:val="en-GB"/>
        </w:rPr>
      </w:pPr>
      <w:r>
        <w:rPr>
          <w:lang w:val="en-GB"/>
        </w:rPr>
        <w:t>7.</w:t>
        <w:tab/>
        <w:t>Santos CD. Student Course Manual ATLS ® Advanced Trauma Life Support. ATLS 10th Ed [Internet]. 2018 Jan 1 [cited 2023 Feb 23]; Available from: https://www.academia.edu/39781997/Student_Course_Manual_ATLS_Advanced_Trauma_Life_Support</w:t>
      </w:r>
    </w:p>
    <w:p>
      <w:pPr>
        <w:pStyle w:val="Bibliography"/>
        <w:rPr>
          <w:lang w:val="en-GB"/>
        </w:rPr>
      </w:pPr>
      <w:r>
        <w:rPr>
          <w:lang w:val="en-GB"/>
        </w:rPr>
        <w:t>8.</w:t>
        <w:tab/>
        <w:t xml:space="preserve">Ghorbani P, Falkén M, Riddez L, Sundelöf M, Oldner A, Strömmer L. Clinical review is essential to evaluate 30-day mortality after trauma. Scand J Trauma Resusc Emerg Med. 2014 Mar 13;22:18. </w:t>
      </w:r>
    </w:p>
    <w:p>
      <w:pPr>
        <w:pStyle w:val="Bibliography"/>
        <w:rPr>
          <w:lang w:val="en-GB"/>
        </w:rPr>
      </w:pPr>
      <w:r>
        <w:rPr>
          <w:lang w:val="en-GB"/>
        </w:rPr>
        <w:t>9.</w:t>
        <w:tab/>
        <w:t xml:space="preserve">Roy N, Kizhakke Veetil D, Khajanchi MU, Kumar V, Solomon H, Kamble J, et al. Learning from 2523 trauma deaths in India- opportunities to prevent in-hospital deaths. BMC Health Serv Res. 2017 Feb 16;17:142. </w:t>
      </w:r>
    </w:p>
    <w:p>
      <w:pPr>
        <w:pStyle w:val="Bibliography"/>
        <w:rPr>
          <w:lang w:val="en-GB"/>
        </w:rPr>
      </w:pPr>
      <w:r>
        <w:rPr>
          <w:lang w:val="en-GB"/>
        </w:rPr>
        <w:t>10.</w:t>
        <w:tab/>
        <w:t xml:space="preserve">Gennarelli TA, Wodzin E. AIS 2005: A contemporary injury scale. Injury. 2006 Dec 1;37(12):1083–91. </w:t>
      </w:r>
    </w:p>
    <w:p>
      <w:pPr>
        <w:pStyle w:val="Bibliography"/>
        <w:rPr>
          <w:lang w:val="en-GB"/>
        </w:rPr>
      </w:pPr>
      <w:r>
        <w:rPr>
          <w:lang w:val="en-GB"/>
        </w:rPr>
        <w:t>11.</w:t>
        <w:tab/>
        <w:t>The Abbreviated Injury Scale [Internet]. https://cochranfirm.com/new-orleans/. [cited 2023 Feb 2]. Available from: https://cochranfirm.com/new-orleans/injury-scale/</w:t>
      </w:r>
    </w:p>
    <w:p>
      <w:pPr>
        <w:pStyle w:val="Bibliography"/>
        <w:rPr>
          <w:lang w:val="en-GB"/>
        </w:rPr>
      </w:pPr>
      <w:r>
        <w:rPr>
          <w:lang w:val="en-GB"/>
        </w:rPr>
        <w:t>12.</w:t>
        <w:tab/>
        <w:t xml:space="preserve">Choi J, Carlos G, Nassar AK, Knowlton LM, Spain DA. The impact of trauma systems on patient outcomes. Curr Probl Surg. 2021 Jan 1;58(1):100840. </w:t>
      </w:r>
    </w:p>
    <w:p>
      <w:pPr>
        <w:pStyle w:val="Bibliography"/>
        <w:rPr>
          <w:lang w:val="en-GB"/>
        </w:rPr>
      </w:pPr>
      <w:r>
        <w:rPr>
          <w:lang w:val="en-GB"/>
        </w:rPr>
        <w:t>13.</w:t>
        <w:tab/>
        <w:t>Trauma Center Levels Explained - American Trauma Society [Internet]. [cited 2023 Mar 7]. Available from: https://www.amtrauma.org/page/traumalevels</w:t>
      </w:r>
    </w:p>
    <w:p>
      <w:pPr>
        <w:pStyle w:val="Bibliography"/>
        <w:rPr>
          <w:lang w:val="en-GB"/>
        </w:rPr>
      </w:pPr>
      <w:r>
        <w:rPr>
          <w:lang w:val="en-GB"/>
        </w:rPr>
        <w:t>14.</w:t>
        <w:tab/>
        <w:t>Darnell T. What is a Level 1 trauma center? [Internet]. https://www.atlantanewsfirst.com. [cited 2023 Mar 12]. Available from: https://www.atlantanewsfirst.com/2022/09/01/what-is-level-1-trauma-center/</w:t>
      </w:r>
    </w:p>
    <w:p>
      <w:pPr>
        <w:pStyle w:val="Bibliography"/>
        <w:rPr>
          <w:lang w:val="en-GB"/>
        </w:rPr>
      </w:pPr>
      <w:r>
        <w:rPr>
          <w:lang w:val="en-GB"/>
        </w:rPr>
        <w:t>15.</w:t>
        <w:tab/>
        <w:t xml:space="preserve">Conducting effective Morbidity and Mortality Meetings for improved patient care. </w:t>
      </w:r>
    </w:p>
    <w:p>
      <w:pPr>
        <w:pStyle w:val="Bibliography"/>
        <w:rPr>
          <w:lang w:val="en-GB"/>
        </w:rPr>
      </w:pPr>
      <w:r>
        <w:rPr>
          <w:lang w:val="en-GB"/>
        </w:rPr>
        <w:t>16.</w:t>
        <w:tab/>
        <w:t>Analysis of Preventable Trauma Deaths and Opportunities for Trauma Care Improvement in Utah [Internet]. [cited 2023 Jan 30]. Available from: https://oce-ovid-com.proxy.kib.ki.se/article/00005373-201104000-00032/HTML</w:t>
      </w:r>
    </w:p>
    <w:p>
      <w:pPr>
        <w:pStyle w:val="Bibliography"/>
        <w:rPr>
          <w:lang w:val="en-GB"/>
        </w:rPr>
      </w:pPr>
      <w:r>
        <w:rPr/>
        <w:t>17.</w:t>
        <w:tab/>
        <w:t xml:space="preserve">Förtydligad definition av variabeln ”Genomförd dödsfallsanalys” | SweTrau [Internet]. </w:t>
      </w:r>
      <w:r>
        <w:rPr>
          <w:lang w:val="en-GB"/>
        </w:rPr>
        <w:t>[cited 2023 Jan 19]. Available from: https://rcsyd.se/swetrau/blog/nyheter/fortydligad-definition-av-variabeln-genomford-dodsfallsanalys</w:t>
      </w:r>
    </w:p>
    <w:p>
      <w:pPr>
        <w:pStyle w:val="Bibliography"/>
        <w:rPr>
          <w:lang w:val="en-GB"/>
        </w:rPr>
      </w:pPr>
      <w:r>
        <w:rPr>
          <w:lang w:val="en-GB"/>
        </w:rPr>
        <w:t>18.</w:t>
        <w:tab/>
        <w:t xml:space="preserve">Bixby S, Torres D. TRAUMA PERFORMANCE IMPROVEMENT PLAN 2016. </w:t>
      </w:r>
    </w:p>
    <w:p>
      <w:pPr>
        <w:pStyle w:val="Bibliography"/>
        <w:rPr>
          <w:lang w:val="en-GB"/>
        </w:rPr>
      </w:pPr>
      <w:r>
        <w:rPr>
          <w:lang w:val="en-GB"/>
        </w:rPr>
        <w:t>19.</w:t>
        <w:tab/>
        <w:t xml:space="preserve">O’Reilly D, Mahendran K, West A, Shirley P, Walsh M, Tai N. Opportunities for improvement in the management of patients who die from haemorrhage after trauma. Br J Surg. 2013 May 1;100(6):749–55. </w:t>
      </w:r>
    </w:p>
    <w:p>
      <w:pPr>
        <w:pStyle w:val="Bibliography"/>
        <w:rPr>
          <w:lang w:val="en-GB"/>
        </w:rPr>
      </w:pPr>
      <w:r>
        <w:rPr>
          <w:lang w:val="en-GB"/>
        </w:rPr>
        <w:t>20.</w:t>
        <w:tab/>
        <w:t xml:space="preserve">Teixeira PGR, Inaba K, Hadjizacharia P, Brown C, Salim A, Rhee P, et al. Preventable or Potentially Preventable Mortality at a Mature Trauma Center. J Trauma Inj Infect Crit Care. 2007 Dec;63(6):1338–47. </w:t>
      </w:r>
    </w:p>
    <w:p>
      <w:pPr>
        <w:pStyle w:val="Bibliography"/>
        <w:rPr>
          <w:lang w:val="en-GB"/>
        </w:rPr>
      </w:pPr>
      <w:r>
        <w:rPr>
          <w:lang w:val="en-GB"/>
        </w:rPr>
        <w:t>21.</w:t>
        <w:tab/>
        <w:t xml:space="preserve">Heim C, Cole E, West A, Tai N, Brohi K. Survival prediction algorithms miss significant opportunities for improvement if used for case selection in trauma quality improvement programs. Injury. 2016 Sep 1;47(9):1960–5. </w:t>
      </w:r>
    </w:p>
    <w:p>
      <w:pPr>
        <w:pStyle w:val="Bibliography"/>
        <w:rPr>
          <w:lang w:val="en-GB"/>
        </w:rPr>
      </w:pPr>
      <w:r>
        <w:rPr>
          <w:lang w:val="en-GB"/>
        </w:rPr>
        <w:t>22.</w:t>
        <w:tab/>
        <w:t xml:space="preserve">Jiang HY, MacLean A, Yoon J, Hughes S, Kim MJ, Anantha RV, et al. Evaluation of trauma resources in rural northern Alberta identifies opportunities for improvement. Can J Surg. 2020 Oct;63(5):E383–90. </w:t>
      </w:r>
    </w:p>
    <w:p>
      <w:pPr>
        <w:pStyle w:val="Bibliography"/>
        <w:rPr>
          <w:lang w:val="en-GB"/>
        </w:rPr>
      </w:pPr>
      <w:r>
        <w:rPr>
          <w:lang w:val="en-GB"/>
        </w:rPr>
        <w:t>23.</w:t>
        <w:tab/>
        <w:t xml:space="preserve">Jeppesen E, Iversen VV, Hansen IS, Reierth E, Wisborg T. Trauma research in the Nordic countries, 1995–2018 – a systematic review. Scand J Trauma Resusc Emerg Med. 2020 Mar 12;28(1):20. </w:t>
      </w:r>
    </w:p>
    <w:p>
      <w:pPr>
        <w:pStyle w:val="Bibliography"/>
        <w:rPr>
          <w:lang w:val="en-GB"/>
        </w:rPr>
      </w:pPr>
      <w:r>
        <w:rPr>
          <w:lang w:val="en-GB"/>
        </w:rPr>
        <w:t>24.</w:t>
        <w:tab/>
        <w:t xml:space="preserve">Strömmer L, Lundgren F, Ghorbani P, Troëng T. Risk-adjusted mortality in severely injured adult trauma patients in Sweden. BJS Open. 2022 Apr 1;6(2):zrac017. </w:t>
      </w:r>
    </w:p>
    <w:p>
      <w:pPr>
        <w:pStyle w:val="Bibliography"/>
        <w:rPr/>
      </w:pPr>
      <w:r>
        <w:rPr>
          <w:lang w:val="en-GB"/>
        </w:rPr>
        <w:t>25.</w:t>
        <w:tab/>
        <w:t xml:space="preserve">Steinvik T, Raatiniemi L, Mogensen B, Steingrímsdóttir GB, Beer T, Eriksson A, et al. Epidemiology of trauma in the subarctic regions of the Nordic countries. </w:t>
      </w:r>
      <w:r>
        <w:rPr/>
        <w:t xml:space="preserve">BMC Emerg Med. 2022 Jan 11;22(1):7. </w:t>
      </w:r>
    </w:p>
    <w:p>
      <w:pPr>
        <w:pStyle w:val="Bibliography"/>
        <w:rPr>
          <w:lang w:val="en-GB"/>
        </w:rPr>
      </w:pPr>
      <w:r>
        <w:rPr/>
        <w:t>26.</w:t>
        <w:tab/>
        <w:t xml:space="preserve">Välkommen till Traumacentrum Karolinska [Internet]. [cited 2023 Jan 18]. </w:t>
      </w:r>
      <w:r>
        <w:rPr>
          <w:lang w:val="en-GB"/>
        </w:rPr>
        <w:t>Available from: https://www.karolinska.se/for-vardgivare/tema-akut-och-reparativ-medicin/trauma-akutkirurgi-och-ortopedi2/traumacentrum-karolinska-tck/</w:t>
      </w:r>
    </w:p>
    <w:p>
      <w:pPr>
        <w:pStyle w:val="Bibliography"/>
        <w:rPr>
          <w:lang w:val="en-GB"/>
        </w:rPr>
      </w:pPr>
      <w:r>
        <w:rPr>
          <w:lang w:val="en-GB"/>
        </w:rPr>
        <w:t>27.</w:t>
        <w:tab/>
        <w:t xml:space="preserve">Ghorbani P, Strömmer L. Analysis of preventable deaths and errors in trauma care in a Scandinavian trauma level-I centre. Acta Anaesthesiol Scand. 2018;62(8):1146–53. </w:t>
      </w:r>
    </w:p>
    <w:p>
      <w:pPr>
        <w:pStyle w:val="Bibliography"/>
        <w:rPr>
          <w:lang w:val="en-GB"/>
        </w:rPr>
      </w:pPr>
      <w:r>
        <w:rPr>
          <w:lang w:val="en-GB"/>
        </w:rPr>
        <w:t>28.</w:t>
        <w:tab/>
        <w:t xml:space="preserve">Matsumoto S, Jung K, Smith A, Coimbra R. Trauma center maturity measured by an analysis of preventable and potentially preventable deaths: there is always something to be learned…. Surg Today. 2018 Nov 1;48(11):1004–10. </w:t>
      </w:r>
    </w:p>
    <w:p>
      <w:pPr>
        <w:pStyle w:val="Bibliography"/>
        <w:rPr>
          <w:lang w:val="en-GB"/>
        </w:rPr>
      </w:pPr>
      <w:r>
        <w:rPr>
          <w:lang w:val="en-GB"/>
        </w:rPr>
        <w:t>29.</w:t>
        <w:tab/>
        <w:t xml:space="preserve">Saltzherr TP, Wendt KW, Nieboer P, Nijsten MWN, Valk JP, Luitse JSK, et al. Preventability of trauma deaths in a Dutch Level-1 trauma centre. Injury. 2011 Sep 1;42(9):870–3. </w:t>
      </w:r>
    </w:p>
    <w:p>
      <w:pPr>
        <w:pStyle w:val="Bibliography"/>
        <w:rPr>
          <w:lang w:val="en-GB"/>
        </w:rPr>
      </w:pPr>
      <w:r>
        <w:rPr>
          <w:lang w:val="en-GB"/>
        </w:rPr>
        <w:t>30.</w:t>
        <w:tab/>
        <w:t xml:space="preserve">Gruen RL, Jurkovich GJ, McIntyre LK, Foy HM, Maier RV. Patterns of Errors Contributing to Trauma Mortality: Lessons Learned From 2594 Deaths. Ann Surg. 2006 Sep;244(3):371–80. </w:t>
      </w:r>
    </w:p>
    <w:p>
      <w:pPr>
        <w:pStyle w:val="Bibliography"/>
        <w:rPr>
          <w:lang w:val="en-GB"/>
        </w:rPr>
      </w:pPr>
      <w:r>
        <w:rPr>
          <w:lang w:val="en-GB"/>
        </w:rPr>
        <w:t>31.</w:t>
        <w:tab/>
        <w:t xml:space="preserve">Gunst M, Ghaemmaghami V, Gruszecki A, Urban J, Frankel H, Shafi S. Changing epidemiology of trauma deaths leads to a bimodal distribution. Proc Bayl Univ Med Cent. 2010 Oct;23(4):349–54. </w:t>
      </w:r>
    </w:p>
    <w:p>
      <w:pPr>
        <w:pStyle w:val="Bibliography"/>
        <w:rPr>
          <w:lang w:val="en-GB"/>
        </w:rPr>
      </w:pPr>
      <w:r>
        <w:rPr>
          <w:lang w:val="en-GB"/>
        </w:rPr>
        <w:t>32.</w:t>
        <w:tab/>
        <w:t xml:space="preserve">Sobrino J, Shafi S. Timing and causes of death after injuries. Proc Bayl Univ Med Cent. 2013 Apr;26(2):120–3. </w:t>
      </w:r>
    </w:p>
    <w:p>
      <w:pPr>
        <w:pStyle w:val="Bibliography"/>
        <w:rPr>
          <w:lang w:val="en-GB"/>
        </w:rPr>
      </w:pPr>
      <w:r>
        <w:rPr>
          <w:lang w:val="en-GB"/>
        </w:rPr>
        <w:t>33.</w:t>
        <w:tab/>
        <w:t>Southern AP, Lopez RA, Jwayyed S. Geriatric Trauma. In: StatPearls [Internet]. Treasure Island (FL): StatPearls Publishing; 2023 [cited 2023 Apr 26]. Available from: http://www.ncbi.nlm.nih.gov/books/NBK442020/</w:t>
      </w:r>
    </w:p>
    <w:p>
      <w:pPr>
        <w:pStyle w:val="Bibliography"/>
        <w:rPr>
          <w:lang w:val="en-GB"/>
        </w:rPr>
      </w:pPr>
      <w:r>
        <w:rPr>
          <w:lang w:val="en-GB"/>
        </w:rPr>
        <w:t>34.</w:t>
        <w:tab/>
        <w:t>IMAJ | The Israel Medicine Association Journal | Volume 12, Number 12, December 2019 | Isolated Traumatic Brain Injury in the Very Old [Internet]. [cited 2023 Apr 27]. Available from: https://www.ima.org.il/MedicineIMAJ/viewarticle.aspx?year=2019&amp;month=12&amp;page=779</w:t>
      </w:r>
    </w:p>
    <w:p>
      <w:pPr>
        <w:pStyle w:val="Bibliography"/>
        <w:rPr>
          <w:lang w:val="en-GB"/>
        </w:rPr>
      </w:pPr>
      <w:r>
        <w:rPr>
          <w:lang w:val="en-GB"/>
        </w:rPr>
        <w:t>35.</w:t>
        <w:tab/>
        <w:t xml:space="preserve">Maas AIR, Menon DK, Adelson PD, Andelic N, Bell MJ, Belli A, et al. Traumatic brain injury: integrated approaches to improve prevention, clinical care, and research. Lancet Neurol. 2017 Dec 1;16(12):987–1048. </w:t>
      </w:r>
    </w:p>
    <w:p>
      <w:pPr>
        <w:pStyle w:val="Bibliography"/>
        <w:rPr>
          <w:lang w:val="en-GB"/>
        </w:rPr>
      </w:pPr>
      <w:r>
        <w:rPr>
          <w:lang w:val="en-GB"/>
        </w:rPr>
        <w:t>36.</w:t>
        <w:tab/>
        <w:t xml:space="preserve">Kim YJ. The impact of time to surgery on outcomes in patients with traumatic brain injury: A literature review. Int Emerg Nurs. 2014 Oct;22(4):214–9. </w:t>
      </w:r>
    </w:p>
    <w:p>
      <w:pPr>
        <w:pStyle w:val="Bibliography"/>
        <w:rPr>
          <w:lang w:val="en-GB"/>
        </w:rPr>
      </w:pPr>
      <w:r>
        <w:rPr>
          <w:lang w:val="en-GB"/>
        </w:rPr>
        <w:t>37.</w:t>
        <w:tab/>
        <w:t xml:space="preserve">Gupta S, Khajanchi M, Kumar V, Raykar NP, Alkire BC, Roy N, et al. Third delay in traumatic brain injury: time to management as a predictor of mortality. J Neurosurg. 2019 Jan 18;132(1):289–95. </w:t>
      </w:r>
    </w:p>
    <w:p>
      <w:pPr>
        <w:pStyle w:val="Bibliography"/>
        <w:rPr/>
      </w:pPr>
      <w:r>
        <w:rPr>
          <w:lang w:val="en-GB"/>
        </w:rPr>
        <w:t>38.</w:t>
        <w:tab/>
        <w:t xml:space="preserve">Kim YJ. The Impact of Time from ED Arrival to Surgery on Mortality and Hospital Length of Stay in Patients With Traumatic Brain Injury. </w:t>
      </w:r>
      <w:r>
        <w:rPr/>
        <w:t xml:space="preserve">J Emerg Nurs. 2011 Jul 1;37(4):328–33. </w:t>
      </w:r>
    </w:p>
    <w:p>
      <w:pPr>
        <w:pStyle w:val="Bibliography"/>
        <w:rPr/>
      </w:pPr>
      <w:r>
        <w:rPr/>
        <w:t>39.</w:t>
        <w:tab/>
        <w:t xml:space="preserve">Kartläggning av den prehospitala akutsjukvården. </w:t>
      </w:r>
    </w:p>
    <w:p>
      <w:pPr>
        <w:pStyle w:val="Bibliography"/>
        <w:rPr>
          <w:lang w:val="en-GB"/>
        </w:rPr>
      </w:pPr>
      <w:r>
        <w:rPr/>
        <w:t>40.</w:t>
        <w:tab/>
        <w:t xml:space="preserve">Hamad DM, Mandell SP, Stewart RM, Patel B, Guttman MP, Williams P, et al. </w:t>
      </w:r>
      <w:r>
        <w:rPr>
          <w:lang w:val="en-GB"/>
        </w:rPr>
        <w:t xml:space="preserve">Error reduction in trauma care: Lessons from an anonymized, national, multicenter mortality reporting system. J Trauma Acute Care Surg. 2022 Mar 1;92(3):473–80. </w:t>
      </w:r>
    </w:p>
    <w:p>
      <w:pPr>
        <w:pStyle w:val="Bibliography"/>
        <w:rPr>
          <w:lang w:val="en-GB"/>
        </w:rPr>
      </w:pPr>
      <w:r>
        <w:rPr>
          <w:lang w:val="en-GB"/>
        </w:rPr>
        <w:t>41.</w:t>
        <w:tab/>
        <w:t xml:space="preserve">Scott JW, Cole FJJ, Group  the ATMRSW. TQIP mortality reporting system case reports: Unanticipated mortality due to airway loss. J Trauma Acute Care Surg. 2023 May;94(5):735. </w:t>
      </w:r>
    </w:p>
    <w:p>
      <w:pPr>
        <w:pStyle w:val="Bibliography"/>
        <w:rPr>
          <w:lang w:val="en-GB"/>
        </w:rPr>
      </w:pPr>
      <w:r>
        <w:rPr>
          <w:lang w:val="en-GB"/>
        </w:rPr>
        <w:t>42.</w:t>
        <w:tab/>
        <w:t xml:space="preserve">Kesinger MR, Nagy LR, Sequeira DJ, Charry JD, Puyana JC, Rubiano AM. A standardized trauma care protocol decreased in-hospital mortality of patients with severe traumatic brain injury at a teaching hospital in a middle-income country. Injury. 2014 Sep;45(9):1350–4. </w:t>
      </w:r>
    </w:p>
    <w:p>
      <w:pPr>
        <w:pStyle w:val="Bibliography"/>
        <w:rPr>
          <w:lang w:val="en-GB"/>
        </w:rPr>
      </w:pPr>
      <w:r>
        <w:rPr>
          <w:lang w:val="en-GB"/>
        </w:rPr>
        <w:t>43.</w:t>
        <w:tab/>
        <w:t xml:space="preserve">Kesinger MR, Puyana JC, Rubiano AM. Improving Trauma Care in Low- and Middle-Income Countries by Implementing a Standardized Trauma Protocol. World J Surg. 2014 Aug 1;38(8):1869–74. </w:t>
      </w:r>
    </w:p>
    <w:p>
      <w:pPr>
        <w:pStyle w:val="Bibliography"/>
        <w:rPr/>
      </w:pPr>
      <w:r>
        <w:rPr>
          <w:lang w:val="en-GB"/>
        </w:rPr>
        <w:t>44.</w:t>
        <w:tab/>
        <w:t xml:space="preserve">Smith IM, James RH, Dretzke J, Midwinter MJ. Prehospital Blood Product Resuscitation for Trauma: A Systematic Review. </w:t>
      </w:r>
      <w:r>
        <w:rPr/>
        <w:t xml:space="preserve">Shock Augusta Ga. 2016 Jul;46(1):3–16. </w:t>
      </w:r>
    </w:p>
    <w:p>
      <w:pPr>
        <w:pStyle w:val="Normal"/>
        <w:spacing w:lineRule="auto" w:line="360" w:before="0" w:after="0"/>
        <w:jc w:val="both"/>
        <w:rPr>
          <w:lang w:val="en-GB"/>
        </w:rPr>
      </w:pPr>
      <w:r>
        <w:rPr/>
      </w:r>
      <w:r>
        <w:rPr/>
        <w:fldChar w:fldCharType="end"/>
      </w:r>
    </w:p>
    <w:sectPr>
      <w:footerReference w:type="default" r:id="rId8"/>
      <w:type w:val="nextPage"/>
      <w:pgSz w:w="11906" w:h="16838"/>
      <w:pgMar w:left="1418" w:right="1418" w:header="0" w:top="1418" w:footer="709" w:bottom="1418" w:gutter="0"/>
      <w:pgNumType w:start="1"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Martin Gerdin Wärnberg" w:date="2023-05-02T19:58:17Z" w:initials="MGW">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ar-SA" w:eastAsia="en-US"/>
        </w:rPr>
        <w:t>Do you mean that they constitute a heterogenous patient population?</w:t>
      </w:r>
    </w:p>
  </w:comment>
  <w:comment w:id="1" w:author="Martin Gerdin Wärnberg" w:date="2023-05-02T19:58:50Z" w:initials="MGW">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ar-SA" w:eastAsia="en-US"/>
        </w:rPr>
        <w:t>Subgroups or cohorts maybe?</w:t>
      </w:r>
    </w:p>
  </w:comment>
  <w:comment w:id="2" w:author="Martin Gerdin Wärnberg" w:date="2023-05-02T19:59:08Z" w:initials="MGW">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ar-SA" w:eastAsia="en-US"/>
        </w:rPr>
        <w:t>Decisions is a better word here</w:t>
      </w:r>
    </w:p>
  </w:comment>
  <w:comment w:id="3" w:author="Martin Gerdin Wärnberg" w:date="2023-05-02T19:59:29Z" w:initials="MGW">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ar-SA" w:eastAsia="en-US"/>
        </w:rPr>
        <w:t>Programmes or processes</w:t>
      </w:r>
    </w:p>
  </w:comment>
  <w:comment w:id="4" w:author="Martin Gerdin Wärnberg" w:date="2023-05-02T19:59:52Z" w:initials="MGW">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ar-SA" w:eastAsia="en-US"/>
        </w:rPr>
        <w:t>Full form needed first time</w:t>
      </w:r>
    </w:p>
  </w:comment>
  <w:comment w:id="5" w:author="Martin Gerdin Wärnberg" w:date="2023-05-02T20:18:49Z" w:initials="MGW">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ar-SA" w:eastAsia="en-US"/>
        </w:rPr>
        <w:t>Full form needed</w:t>
      </w:r>
    </w:p>
  </w:comment>
  <w:comment w:id="6" w:author="Martin Gerdin Wärnberg" w:date="2023-05-02T20:19:13Z" w:initials="MGW">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ar-SA" w:eastAsia="en-US"/>
        </w:rPr>
        <w:t>Do you mean OFI?</w:t>
      </w:r>
    </w:p>
  </w:comment>
  <w:comment w:id="7" w:author="Maja Martos" w:date="2023-04-27T15:15:00Z" w:initials="MM">
    <w:p>
      <w:r>
        <w:rPr>
          <w:rFonts w:ascii="Liberation Serif" w:hAnsi="Liberation Serif" w:eastAsia="DejaVu Sans" w:cs="DejaVu Sans"/>
          <w:lang w:val="en-US" w:eastAsia="en-US" w:bidi="en-US"/>
        </w:rPr>
        <w:t>Ha med? Är ändå hyfsat återkommande?</w:t>
      </w:r>
    </w:p>
  </w:comment>
  <w:comment w:id="8" w:author="Martin Gerdin Wärnberg" w:date="2023-05-02T20:19:46Z" w:initials="MGW">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GB" w:bidi="ar-SA" w:eastAsia="en-US"/>
        </w:rPr>
        <w:t>Reply to Maja Martos (27/04/2023, 15:15): "..."</w:t>
      </w:r>
    </w:p>
    <w:p>
      <w:r>
        <w:rPr>
          <w:rFonts w:ascii="Liberation Serif" w:hAnsi="Liberation Serif" w:eastAsia="DejaVu Sans" w:cs="DejaVu Sans"/>
          <w:sz w:val="20"/>
          <w:lang w:val="en-GB" w:eastAsia="en-US" w:bidi="ar-SA"/>
        </w:rPr>
        <w:t>I would not abbreviate Karolinska</w:t>
      </w:r>
    </w:p>
  </w:comment>
  <w:comment w:id="9" w:author="Martin Gerdin Wärnberg" w:date="2023-05-02T20:21:03Z" w:initials="MGW">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ar-SA" w:eastAsia="en-US"/>
        </w:rPr>
        <w:t>Why is this number 3?</w:t>
      </w:r>
    </w:p>
  </w:comment>
  <w:comment w:id="11" w:author="Martin Gerdin Wärnberg" w:date="2023-05-04T20:32:50Z" w:initials="MGW">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ar-SA" w:eastAsia="en-US"/>
        </w:rPr>
        <w:t>Make sure the aim here and in the abstract are exactly the same</w:t>
      </w:r>
    </w:p>
  </w:comment>
  <w:comment w:id="12" w:author="Martin Gerdin Wärnberg" w:date="2023-05-04T20:31:23Z" w:initials="MGW">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ar-SA" w:eastAsia="en-US"/>
        </w:rPr>
        <w:t>This is part of the rationale, not aim. I suggest that you move it to the previous paragraph.</w:t>
      </w:r>
    </w:p>
  </w:comment>
  <w:comment w:id="13" w:author="Martin Gerdin Wärnberg" w:date="2023-05-04T20:32:23Z" w:initials="MGW">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ar-SA" w:eastAsia="en-US"/>
        </w:rPr>
        <w:t>This is methods and can be removed from here.</w:t>
      </w:r>
    </w:p>
  </w:comment>
  <w:comment w:id="10" w:author="Maja Martos" w:date="2023-04-30T17:40:00Z" w:initials="MM">
    <w:p>
      <w:r>
        <w:rPr>
          <w:rFonts w:ascii="Liberation Serif" w:hAnsi="Liberation Serif" w:eastAsia="DejaVu Sans" w:cs="DejaVu Sans"/>
          <w:lang w:val="en-US" w:eastAsia="en-US" w:bidi="en-US"/>
        </w:rPr>
        <w:t>nytt</w:t>
      </w:r>
    </w:p>
  </w:comment>
  <w:comment w:id="14" w:author="Martin Gerdin Wärnberg" w:date="2023-05-04T20:36:15Z" w:initials="MGW">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ar-SA" w:eastAsia="en-US"/>
        </w:rPr>
        <w:t>You have abbreviated this before. I suggest that you never abbreviate it.</w:t>
      </w:r>
    </w:p>
  </w:comment>
  <w:comment w:id="15" w:author="Martin Gerdin Wärnberg" w:date="2023-05-04T20:37:55Z" w:initials="MGW">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ar-SA" w:eastAsia="en-US"/>
        </w:rPr>
        <w:t>You need to use the same name for this everywhere.  Trauma care quality database is perhaps the most correct name, but as long as you’re consistent you can call it something else.</w:t>
      </w:r>
    </w:p>
  </w:comment>
  <w:comment w:id="16" w:author="Martin Gerdin Wärnberg" w:date="2023-05-04T21:40:33Z" w:initials="MGW">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ar-SA" w:eastAsia="en-US"/>
        </w:rPr>
        <w:t>I think that you should refer to this as the local trauma registry, or patients from Karolinska who were registered in SweTrau. SweTrau is basically the name of the registry.</w:t>
      </w:r>
    </w:p>
  </w:comment>
  <w:comment w:id="17" w:author="Martin Gerdin Wärnberg" w:date="2023-05-04T21:52:31Z" w:initials="MGW">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ar-SA" w:eastAsia="en-US"/>
        </w:rPr>
        <w:t>Why is this called just preventable and not preventable death?</w:t>
      </w:r>
    </w:p>
  </w:comment>
  <w:comment w:id="18" w:author="Martin Gerdin Wärnberg" w:date="2023-05-04T21:53:58Z" w:initials="MGW">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ar-SA" w:eastAsia="en-US"/>
        </w:rPr>
        <w:t>NISS appears to be numerical as well, right?</w:t>
      </w:r>
    </w:p>
  </w:comment>
  <w:comment w:id="19" w:author="Martin Gerdin Wärnberg" w:date="2023-05-04T21:54:58Z" w:initials="MGW">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ar-SA" w:eastAsia="en-US"/>
        </w:rPr>
        <w:t>I think just SweTrau is enough, but make sure you’re consistent.</w:t>
      </w:r>
    </w:p>
  </w:comment>
  <w:comment w:id="20" w:author="Martin Gerdin Wärnberg" w:date="2023-05-04T21:56:09Z" w:initials="MGW">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ar-SA" w:eastAsia="en-US"/>
        </w:rPr>
        <w:t>You don’t have to call it NISS-score, because the second S in NISS is for Score.</w:t>
      </w:r>
    </w:p>
  </w:comment>
  <w:comment w:id="21" w:author="Martin Gerdin Wärnberg" w:date="2023-05-04T21:59:23Z" w:initials="MGW">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ar-SA" w:eastAsia="en-US"/>
        </w:rPr>
        <w:t>This is quite short compared to other theses, which have gone more in depth on different potential ethical issues, for example using the four pillars of medical ethics: Respect for autonomy, beneficence, non-maleficence, and justice. Consider if that’s something you need to do as well.</w:t>
      </w:r>
    </w:p>
  </w:comment>
  <w:comment w:id="22" w:author="Maja Martos" w:date="2023-04-27T11:57:00Z" w:initials="MM">
    <w:p>
      <w:r>
        <w:rPr>
          <w:rFonts w:ascii="Liberation Serif" w:hAnsi="Liberation Serif" w:eastAsia="DejaVu Sans" w:cs="DejaVu Sans"/>
          <w:lang w:val="en-US" w:eastAsia="en-US" w:bidi="en-US"/>
        </w:rPr>
        <w:t xml:space="preserve">Tabellerna: </w:t>
      </w:r>
    </w:p>
    <w:p>
      <w:r>
        <w:rPr>
          <w:rFonts w:ascii="Liberation Serif" w:hAnsi="Liberation Serif" w:eastAsia="DejaVu Sans" w:cs="DejaVu Sans"/>
          <w:lang w:val="en-US" w:eastAsia="en-US" w:bidi="en-US"/>
        </w:rPr>
        <w:t>1. audit filters</w:t>
      </w:r>
    </w:p>
    <w:p>
      <w:r>
        <w:rPr>
          <w:rFonts w:ascii="Liberation Serif" w:hAnsi="Liberation Serif" w:eastAsia="DejaVu Sans" w:cs="DejaVu Sans"/>
          <w:lang w:val="en-US" w:eastAsia="en-US" w:bidi="en-US"/>
        </w:rPr>
        <w:t>2. categories of OFIs</w:t>
      </w:r>
    </w:p>
    <w:p>
      <w:r>
        <w:rPr>
          <w:rFonts w:ascii="Liberation Serif" w:hAnsi="Liberation Serif" w:eastAsia="DejaVu Sans" w:cs="DejaVu Sans"/>
          <w:lang w:val="en-US" w:eastAsia="en-US" w:bidi="en-US"/>
        </w:rPr>
        <w:t xml:space="preserve">3. Missing data/ exclusion table </w:t>
      </w:r>
    </w:p>
    <w:p>
      <w:r>
        <w:rPr>
          <w:rFonts w:ascii="Liberation Serif" w:hAnsi="Liberation Serif" w:eastAsia="DejaVu Sans" w:cs="DejaVu Sans"/>
          <w:lang w:val="en-US" w:eastAsia="en-US" w:bidi="en-US"/>
        </w:rPr>
        <w:t xml:space="preserve">4. Cohort demograpgics </w:t>
      </w:r>
    </w:p>
    <w:p>
      <w:r>
        <w:rPr>
          <w:rFonts w:ascii="Liberation Serif" w:hAnsi="Liberation Serif" w:eastAsia="DejaVu Sans" w:cs="DejaVu Sans"/>
          <w:lang w:val="en-US" w:eastAsia="en-US" w:bidi="en-US"/>
        </w:rPr>
        <w:t xml:space="preserve">5. OFI demographics </w:t>
      </w:r>
    </w:p>
    <w:p>
      <w:r>
        <w:rPr>
          <w:rFonts w:ascii="Liberation Serif" w:hAnsi="Liberation Serif" w:eastAsia="DejaVu Sans" w:cs="DejaVu Sans"/>
          <w:lang w:val="en-US" w:eastAsia="en-US" w:bidi="en-US"/>
        </w:rPr>
        <w:t xml:space="preserve">6. Unadjusted regression </w:t>
      </w:r>
    </w:p>
    <w:p>
      <w:r>
        <w:rPr>
          <w:rFonts w:ascii="Liberation Serif" w:hAnsi="Liberation Serif" w:eastAsia="DejaVu Sans" w:cs="DejaVu Sans"/>
          <w:lang w:val="en-US" w:eastAsia="en-US" w:bidi="en-US"/>
        </w:rPr>
      </w:r>
    </w:p>
  </w:comment>
  <w:comment w:id="23" w:author="Martin Gerdin Wärnberg" w:date="2023-05-04T22:05:35Z" w:initials="MGW">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GB" w:bidi="ar-SA" w:eastAsia="en-US"/>
        </w:rPr>
        <w:t>Reply to Maja Martos (27/04/2023, 11:57): "..."</w:t>
      </w:r>
    </w:p>
    <w:p>
      <w:r>
        <w:rPr>
          <w:rFonts w:ascii="Liberation Serif" w:hAnsi="Liberation Serif" w:eastAsia="DejaVu Sans" w:cs="DejaVu Sans"/>
          <w:sz w:val="20"/>
          <w:lang w:val="en-GB" w:eastAsia="en-US" w:bidi="ar-SA"/>
        </w:rPr>
        <w:t>This list is not consistent with the numbering in the text.</w:t>
      </w:r>
    </w:p>
  </w:comment>
  <w:comment w:id="24" w:author="Martin Gerdin Wärnberg" w:date="2023-05-04T22:01:46Z" w:initials="MGW">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ar-SA" w:eastAsia="en-US"/>
        </w:rPr>
        <w:t>Note that it says Table 1 below. You most likely need to convert the tables to word tables for the seminar version.</w:t>
      </w:r>
    </w:p>
  </w:comment>
  <w:comment w:id="25" w:author="Martin Gerdin Wärnberg" w:date="2023-05-04T22:03:33Z" w:initials="MGW">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ar-SA" w:eastAsia="en-US"/>
        </w:rPr>
        <w:t>Note that this hasn’t been abbreviated before. You may also want to consider mentioning these cohorts and their use for trauma quality improvement somewhere in the background.</w:t>
      </w:r>
    </w:p>
  </w:comment>
  <w:comment w:id="26" w:author="Maja Martos" w:date="2023-04-20T22:55:00Z" w:initials="MM">
    <w:p>
      <w:r>
        <w:rPr>
          <w:rFonts w:ascii="Liberation Serif" w:hAnsi="Liberation Serif" w:eastAsia="DejaVu Sans" w:cs="DejaVu Sans"/>
          <w:lang w:val="en-US" w:eastAsia="en-US" w:bidi="en-US"/>
        </w:rPr>
        <w:t>Ska läggas in som text under tabellen</w:t>
      </w:r>
    </w:p>
  </w:comment>
  <w:comment w:id="27" w:author="Martin Gerdin Wärnberg" w:date="2023-05-04T22:07:19Z" w:initials="MGW">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ar-SA" w:eastAsia="en-US"/>
        </w:rPr>
        <w:t>The OR was 4. Odds and risk are not the same thing, so be careful to always express yourself in terms of odds here.</w:t>
      </w:r>
    </w:p>
  </w:comment>
  <w:comment w:id="28" w:author="Martin Gerdin Wärnberg" w:date="2023-05-04T22:08:41Z" w:initials="MGW">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ar-SA" w:eastAsia="en-US"/>
        </w:rPr>
        <w:t>Interesting!</w:t>
      </w:r>
    </w:p>
  </w:comment>
  <w:comment w:id="29" w:author="Martin Gerdin Wärnberg" w:date="2023-05-04T22:10:03Z" w:initials="MGW">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ar-SA" w:eastAsia="en-US"/>
        </w:rPr>
        <w:t>I don’t think you need this, but up to you.</w:t>
      </w:r>
    </w:p>
  </w:comment>
  <w:comment w:id="30" w:author="Maja Martos" w:date="2023-04-25T15:33:00Z" w:initials="MM">
    <w:p>
      <w:r>
        <w:rPr>
          <w:rFonts w:ascii="Liberation Serif" w:hAnsi="Liberation Serif" w:eastAsia="DejaVu Sans" w:cs="DejaVu Sans"/>
          <w:lang w:val="en-US" w:eastAsia="en-US" w:bidi="en-US"/>
        </w:rPr>
        <w:t>Blir det för plumpt? Ska jag ta upp att technical errors var en liten post i övriga studier mer utförligt?</w:t>
      </w:r>
    </w:p>
  </w:comment>
  <w:comment w:id="31" w:author="Martin Gerdin Wärnberg" w:date="2023-05-04T22:11:07Z" w:initials="MGW">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GB" w:bidi="ar-SA" w:eastAsia="en-US"/>
        </w:rPr>
        <w:t>Reply to Maja Martos (25/04/2023, 15:33): "..."</w:t>
      </w:r>
    </w:p>
    <w:p>
      <w:r>
        <w:rPr>
          <w:rFonts w:ascii="Liberation Serif" w:hAnsi="Liberation Serif" w:eastAsia="DejaVu Sans" w:cs="DejaVu Sans"/>
          <w:sz w:val="20"/>
          <w:lang w:val="en-GB" w:eastAsia="en-US" w:bidi="ar-SA"/>
        </w:rPr>
        <w:t>I like this paragraph</w:t>
      </w:r>
    </w:p>
  </w:comment>
  <w:comment w:id="32" w:author="Maja Martos" w:date="2023-04-27T11:37:00Z" w:initials="MM">
    <w:p>
      <w:r>
        <w:rPr>
          <w:rFonts w:ascii="Liberation Serif" w:hAnsi="Liberation Serif" w:eastAsia="DejaVu Sans" w:cs="DejaVu Sans"/>
          <w:lang w:val="en-US" w:eastAsia="en-US" w:bidi="en-US"/>
        </w:rPr>
        <w:t>Tänkte på  din kommentar Jonatan - det är MB med TBI som har högst dödlighet och NISS</w:t>
      </w:r>
    </w:p>
  </w:comment>
  <w:comment w:id="33" w:author="Martin Gerdin Wärnberg" w:date="2023-05-04T22:13:31Z" w:initials="MGW">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ar-SA" w:eastAsia="en-US"/>
        </w:rPr>
        <w:t>Feels like something is missing here?</w:t>
      </w:r>
    </w:p>
  </w:comment>
  <w:comment w:id="34" w:author="Maja Martos" w:date="2023-04-27T15:07:00Z" w:initials="MM">
    <w:p>
      <w:r>
        <w:rPr>
          <w:rFonts w:ascii="Liberation Serif" w:hAnsi="Liberation Serif" w:eastAsia="DejaVu Sans" w:cs="DejaVu Sans"/>
          <w:lang w:val="en-US" w:eastAsia="en-US" w:bidi="en-US"/>
        </w:rPr>
        <w:t>Inte hittat något vettigt att kommentera penetrating med, behövs det tycker ni?</w:t>
      </w:r>
    </w:p>
  </w:comment>
  <w:comment w:id="35" w:author="Martin Gerdin Wärnberg" w:date="2023-05-04T22:13:06Z" w:initials="MGW">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GB" w:bidi="ar-SA" w:eastAsia="en-US"/>
        </w:rPr>
        <w:t>Reply to Maja Martos (27/04/2023, 15:07): "..."</w:t>
      </w:r>
    </w:p>
    <w:p>
      <w:r>
        <w:rPr>
          <w:rFonts w:ascii="Liberation Serif" w:hAnsi="Liberation Serif" w:eastAsia="DejaVu Sans" w:cs="DejaVu Sans"/>
          <w:sz w:val="20"/>
          <w:lang w:val="en-GB" w:eastAsia="en-US" w:bidi="ar-SA"/>
        </w:rPr>
        <w:t>No</w:t>
      </w:r>
    </w:p>
  </w:comment>
  <w:comment w:id="37" w:author="Maja Martos" w:date="2023-04-27T21:12:00Z" w:initials="MM">
    <w:p>
      <w:r>
        <w:rPr>
          <w:rFonts w:ascii="Liberation Serif" w:hAnsi="Liberation Serif" w:eastAsia="DejaVu Sans" w:cs="DejaVu Sans"/>
          <w:lang w:val="en-US" w:eastAsia="en-US" w:bidi="en-US"/>
        </w:rPr>
        <w:t xml:space="preserve">Blabla. Känns som att mycket blir upprepning under strengths . Det är KI som ska ha en satans rubrik för precis allt </w:t>
      </w:r>
    </w:p>
  </w:comment>
  <w:comment w:id="36" w:author="Maja Martos" w:date="2023-04-29T19:08:00Z" w:initials="MM">
    <w:p>
      <w:r>
        <w:rPr>
          <w:rFonts w:ascii="Liberation Serif" w:hAnsi="Liberation Serif" w:eastAsia="DejaVu Sans" w:cs="DejaVu Sans"/>
          <w:lang w:val="en-US" w:eastAsia="en-US" w:bidi="en-US"/>
        </w:rPr>
        <w:t>Utveckla eller ta bort?</w:t>
      </w:r>
    </w:p>
  </w:comment>
  <w:comment w:id="38" w:author="Martin Gerdin Wärnberg" w:date="2023-05-04T22:15:25Z" w:initials="MGW">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GB" w:bidi="ar-SA" w:eastAsia="en-US"/>
        </w:rPr>
        <w:t>Reply to Maja Martos (29/04/2023, 19:08): "..."</w:t>
      </w:r>
    </w:p>
    <w:p>
      <w:r>
        <w:rPr>
          <w:rFonts w:ascii="Liberation Serif" w:hAnsi="Liberation Serif" w:eastAsia="DejaVu Sans" w:cs="DejaVu Sans"/>
          <w:sz w:val="20"/>
          <w:lang w:val="en-GB" w:eastAsia="en-US" w:bidi="ar-SA"/>
        </w:rPr>
        <w:t>Well, if you want to keep it you need to explain why it is a strength. Not obvious.</w:t>
      </w:r>
    </w:p>
  </w:comment>
  <w:comment w:id="39" w:author="Maja Martos" w:date="2023-04-30T17:30:00Z" w:initials="MM">
    <w:p>
      <w:r>
        <w:rPr>
          <w:rFonts w:ascii="Liberation Serif" w:hAnsi="Liberation Serif" w:eastAsia="DejaVu Sans" w:cs="DejaVu Sans"/>
          <w:lang w:val="en-US" w:eastAsia="en-US" w:bidi="en-US"/>
        </w:rPr>
        <w:t xml:space="preserve">Känns lite rörigt och frånkopplat. Skita i de andra artiklarna`? Tanken var ett resonemang kring att judgement errors kräver standardisering tex protokol för att minska human error - men att trauma centres,  enligt ACS rapporteringsystem, likväl tycks komma med förslag ser ger lösningar på individnivå.  Jag känner att jag saknar insikt i hur man gör på trauma nks, det är ju den kontexten som är mest relevant. </w:t>
      </w:r>
    </w:p>
  </w:comment>
  <w:comment w:id="40" w:author="Martin Gerdin Wärnberg" w:date="2023-05-04T22:17:27Z" w:initials="MGW">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GB" w:bidi="ar-SA" w:eastAsia="en-US"/>
        </w:rPr>
        <w:t>Reply to Maja Martos (30/04/2023, 17:30): "..."</w:t>
      </w:r>
    </w:p>
    <w:p>
      <w:r>
        <w:rPr>
          <w:rFonts w:ascii="Liberation Serif" w:hAnsi="Liberation Serif" w:eastAsia="DejaVu Sans" w:cs="DejaVu Sans"/>
          <w:sz w:val="20"/>
          <w:lang w:val="en-GB" w:eastAsia="en-US" w:bidi="ar-SA"/>
        </w:rPr>
        <w:t>Well, I think this is supposed to be mainly about how your results may be clinically applicable. You have found that we are more prone to make judgment errors in BM without TBI. That means that we as clinicians need to be cognisant of this and increase our  alertness to potential issues. Further research is also needed to identify potential reasons for this.</w:t>
      </w:r>
    </w:p>
  </w:comment>
  <w:comment w:id="41" w:author="Maja Martos" w:date="2023-04-30T17:23:00Z" w:initials="MM">
    <w:p>
      <w:r>
        <w:rPr>
          <w:rFonts w:ascii="Liberation Serif" w:hAnsi="Liberation Serif" w:eastAsia="DejaVu Sans" w:cs="DejaVu Sans"/>
          <w:lang w:val="en-US" w:eastAsia="en-US" w:bidi="en-US"/>
        </w:rPr>
        <w:t xml:space="preserve">Råder tydligen förvirring i klassen kring huruvida future research behöver vara med eller inte </w:t>
      </w:r>
    </w:p>
  </w:comment>
  <w:comment w:id="42" w:author="Martin Gerdin Wärnberg" w:date="2023-05-04T22:20:50Z" w:initials="MGW">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ar-SA" w:eastAsia="en-US"/>
        </w:rPr>
        <w:t>The associations mean that they have disproportionate high numbers of OFI, so the fact that it’s the largest cohort is not enough.</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roman"/>
    <w:pitch w:val="variable"/>
  </w:font>
  <w:font w:name="Calibri">
    <w:charset w:val="01"/>
    <w:family w:val="roman"/>
    <w:pitch w:val="variable"/>
  </w:font>
  <w:font w:name="Wingdings">
    <w:charset w:val="02"/>
    <w:family w:val="auto"/>
    <w:pitch w:val="default"/>
  </w:font>
  <w:font w:name="Courier New">
    <w:charset w:val="01"/>
    <w:family w:val="auto"/>
    <w:pitch w:val="fixed"/>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950094495"/>
    </w:sdtPr>
    <w:sdtContent>
      <w:p>
        <w:pPr>
          <w:pStyle w:val="Footer"/>
          <w:jc w:val="center"/>
          <w:rPr/>
        </w:pPr>
        <w:r>
          <w:rPr/>
          <w:fldChar w:fldCharType="begin"/>
        </w:r>
        <w:r>
          <w:rPr/>
          <w:instrText> PAGE </w:instrText>
        </w:r>
        <w:r>
          <w:rPr/>
          <w:fldChar w:fldCharType="separate"/>
        </w:r>
        <w:r>
          <w:rPr/>
          <w:t>28</w:t>
        </w:r>
        <w:r>
          <w:rPr/>
          <w:fldChar w:fldCharType="end"/>
        </w:r>
      </w:p>
    </w:sdtContent>
  </w:sdt>
  <w:p>
    <w:pPr>
      <w:pStyle w:val="Footer"/>
      <w:rPr>
        <w:sz w:val="20"/>
        <w:szCs w:val="20"/>
      </w:rPr>
    </w:pPr>
    <w:r>
      <w:rPr>
        <w:sz w:val="20"/>
        <w:szCs w:val="20"/>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lvl w:ilvl="0">
      <w:start w:val="1"/>
      <w:numFmt w:val="decimal"/>
      <w:lvlText w:val="%1."/>
      <w:lvlJc w:val="left"/>
      <w:pPr>
        <w:tabs>
          <w:tab w:val="num" w:pos="0"/>
        </w:tabs>
        <w:ind w:left="360" w:hanging="360"/>
      </w:pPr>
    </w:lvl>
    <w:lvl w:ilvl="1">
      <w:start w:val="1"/>
      <w:numFmt w:val="lowerLetter"/>
      <w:lvlText w:val="%2."/>
      <w:lvlJc w:val="left"/>
      <w:pPr>
        <w:tabs>
          <w:tab w:val="num" w:pos="0"/>
        </w:tabs>
        <w:ind w:left="786"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3">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10"/>
  <w:trackRevisions/>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eastAsiaTheme="minorHAnsi"/>
        <w:sz w:val="24"/>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d47d7"/>
    <w:pPr>
      <w:widowControl/>
      <w:suppressAutoHyphens w:val="true"/>
      <w:bidi w:val="0"/>
      <w:spacing w:lineRule="auto" w:line="276" w:before="0" w:after="200"/>
      <w:jc w:val="left"/>
    </w:pPr>
    <w:rPr>
      <w:rFonts w:ascii="Times New Roman" w:hAnsi="Times New Roman" w:eastAsia="Times New Roman" w:cs="Times New Roman" w:eastAsiaTheme="minorHAnsi"/>
      <w:color w:val="auto"/>
      <w:kern w:val="0"/>
      <w:sz w:val="24"/>
      <w:szCs w:val="24"/>
      <w:lang w:val="sv-SE" w:eastAsia="en-US" w:bidi="ar-SA"/>
    </w:rPr>
  </w:style>
  <w:style w:type="paragraph" w:styleId="Heading1">
    <w:name w:val="Heading 1"/>
    <w:basedOn w:val="Normal"/>
    <w:next w:val="Normal"/>
    <w:link w:val="Rubrik1Char"/>
    <w:uiPriority w:val="9"/>
    <w:qFormat/>
    <w:rsid w:val="00b333bb"/>
    <w:pPr>
      <w:keepNext w:val="true"/>
      <w:keepLines/>
      <w:spacing w:lineRule="auto" w:line="360" w:before="0" w:after="0"/>
      <w:outlineLvl w:val="0"/>
    </w:pPr>
    <w:rPr>
      <w:rFonts w:eastAsia="" w:cs="" w:cstheme="majorBidi" w:eastAsiaTheme="majorEastAsia"/>
      <w:b/>
      <w:bCs/>
      <w:sz w:val="32"/>
      <w:szCs w:val="28"/>
    </w:rPr>
  </w:style>
  <w:style w:type="paragraph" w:styleId="Heading2">
    <w:name w:val="Heading 2"/>
    <w:basedOn w:val="Normal"/>
    <w:next w:val="Normal"/>
    <w:link w:val="Rubrik2Char"/>
    <w:uiPriority w:val="9"/>
    <w:unhideWhenUsed/>
    <w:qFormat/>
    <w:rsid w:val="00b333bb"/>
    <w:pPr>
      <w:keepNext w:val="true"/>
      <w:keepLines/>
      <w:spacing w:lineRule="auto" w:line="360" w:before="0" w:after="0"/>
      <w:outlineLvl w:val="1"/>
    </w:pPr>
    <w:rPr>
      <w:rFonts w:eastAsia="" w:cs="" w:cstheme="majorBidi" w:eastAsiaTheme="majorEastAsia"/>
      <w:b/>
      <w:bCs/>
      <w:sz w:val="28"/>
      <w:szCs w:val="26"/>
    </w:rPr>
  </w:style>
  <w:style w:type="paragraph" w:styleId="Heading3">
    <w:name w:val="Heading 3"/>
    <w:basedOn w:val="Normal"/>
    <w:next w:val="Normal"/>
    <w:link w:val="Rubrik3Char"/>
    <w:uiPriority w:val="9"/>
    <w:unhideWhenUsed/>
    <w:qFormat/>
    <w:rsid w:val="00b333bb"/>
    <w:pPr>
      <w:spacing w:lineRule="auto" w:line="360" w:before="0" w:after="0"/>
      <w:outlineLvl w:val="2"/>
    </w:pPr>
    <w:rPr>
      <w:i/>
    </w:rPr>
  </w:style>
  <w:style w:type="paragraph" w:styleId="Heading4">
    <w:name w:val="Heading 4"/>
    <w:basedOn w:val="Normal"/>
    <w:next w:val="Normal"/>
    <w:link w:val="Rubrik4Char"/>
    <w:uiPriority w:val="9"/>
    <w:unhideWhenUsed/>
    <w:qFormat/>
    <w:rsid w:val="00b333bb"/>
    <w:pPr>
      <w:keepNext w:val="true"/>
      <w:keepLines/>
      <w:spacing w:lineRule="auto" w:line="360" w:before="0" w:after="0"/>
      <w:outlineLvl w:val="3"/>
    </w:pPr>
    <w:rPr>
      <w:rFonts w:eastAsia="" w:cs="" w:cstheme="majorBidi" w:eastAsiaTheme="majorEastAsia"/>
      <w:bCs/>
      <w:iCs/>
    </w:rPr>
  </w:style>
  <w:style w:type="character" w:styleId="DefaultParagraphFont" w:default="1">
    <w:name w:val="Default Paragraph Font"/>
    <w:uiPriority w:val="1"/>
    <w:unhideWhenUsed/>
    <w:qFormat/>
    <w:rPr/>
  </w:style>
  <w:style w:type="character" w:styleId="Rubrik3Char" w:customStyle="1">
    <w:name w:val="Rubrik 3 Char"/>
    <w:basedOn w:val="DefaultParagraphFont"/>
    <w:link w:val="Rubrik3"/>
    <w:uiPriority w:val="9"/>
    <w:qFormat/>
    <w:rsid w:val="00b333bb"/>
    <w:rPr>
      <w:i/>
    </w:rPr>
  </w:style>
  <w:style w:type="character" w:styleId="Rubrik4Char" w:customStyle="1">
    <w:name w:val="Rubrik 4 Char"/>
    <w:basedOn w:val="DefaultParagraphFont"/>
    <w:link w:val="Rubrik4"/>
    <w:uiPriority w:val="9"/>
    <w:qFormat/>
    <w:rsid w:val="00b333bb"/>
    <w:rPr>
      <w:rFonts w:eastAsia="" w:cs="" w:cstheme="majorBidi" w:eastAsiaTheme="majorEastAsia"/>
      <w:bCs/>
      <w:iCs/>
    </w:rPr>
  </w:style>
  <w:style w:type="character" w:styleId="SidhuvudChar" w:customStyle="1">
    <w:name w:val="Sidhuvud Char"/>
    <w:basedOn w:val="DefaultParagraphFont"/>
    <w:link w:val="Sidhuvud"/>
    <w:uiPriority w:val="99"/>
    <w:qFormat/>
    <w:rsid w:val="00ce6e4f"/>
    <w:rPr/>
  </w:style>
  <w:style w:type="character" w:styleId="SidfotChar" w:customStyle="1">
    <w:name w:val="Sidfot Char"/>
    <w:basedOn w:val="DefaultParagraphFont"/>
    <w:link w:val="Sidfot"/>
    <w:uiPriority w:val="99"/>
    <w:qFormat/>
    <w:rsid w:val="00ce6e4f"/>
    <w:rPr/>
  </w:style>
  <w:style w:type="character" w:styleId="Rubrik1Char" w:customStyle="1">
    <w:name w:val="Rubrik 1 Char"/>
    <w:basedOn w:val="DefaultParagraphFont"/>
    <w:link w:val="Rubrik1"/>
    <w:uiPriority w:val="9"/>
    <w:qFormat/>
    <w:rsid w:val="00b333bb"/>
    <w:rPr>
      <w:rFonts w:eastAsia="" w:cs="" w:cstheme="majorBidi" w:eastAsiaTheme="majorEastAsia"/>
      <w:b/>
      <w:bCs/>
      <w:sz w:val="32"/>
      <w:szCs w:val="28"/>
    </w:rPr>
  </w:style>
  <w:style w:type="character" w:styleId="BallongtextChar" w:customStyle="1">
    <w:name w:val="Ballongtext Char"/>
    <w:basedOn w:val="DefaultParagraphFont"/>
    <w:link w:val="Ballongtext"/>
    <w:uiPriority w:val="99"/>
    <w:semiHidden/>
    <w:qFormat/>
    <w:rsid w:val="00ed47d7"/>
    <w:rPr>
      <w:rFonts w:ascii="Tahoma" w:hAnsi="Tahoma" w:cs="Tahoma"/>
      <w:szCs w:val="16"/>
    </w:rPr>
  </w:style>
  <w:style w:type="character" w:styleId="Rubrik2Char" w:customStyle="1">
    <w:name w:val="Rubrik 2 Char"/>
    <w:basedOn w:val="DefaultParagraphFont"/>
    <w:link w:val="Rubrik2"/>
    <w:uiPriority w:val="9"/>
    <w:qFormat/>
    <w:rsid w:val="00b333bb"/>
    <w:rPr>
      <w:rFonts w:eastAsia="" w:cs="" w:cstheme="majorBidi" w:eastAsiaTheme="majorEastAsia"/>
      <w:b/>
      <w:bCs/>
      <w:sz w:val="28"/>
      <w:szCs w:val="26"/>
    </w:rPr>
  </w:style>
  <w:style w:type="character" w:styleId="InternetLink">
    <w:name w:val="Hyperlink"/>
    <w:basedOn w:val="DefaultParagraphFont"/>
    <w:uiPriority w:val="99"/>
    <w:unhideWhenUsed/>
    <w:rsid w:val="00a51af1"/>
    <w:rPr>
      <w:color w:val="0000FF" w:themeColor="hyperlink"/>
      <w:u w:val="single"/>
    </w:rPr>
  </w:style>
  <w:style w:type="character" w:styleId="RubrikChar" w:customStyle="1">
    <w:name w:val="Rubrik Char"/>
    <w:basedOn w:val="DefaultParagraphFont"/>
    <w:link w:val="Rubrik"/>
    <w:uiPriority w:val="10"/>
    <w:qFormat/>
    <w:rsid w:val="009c650b"/>
    <w:rPr>
      <w:rFonts w:ascii="Times New Roman" w:hAnsi="Times New Roman" w:eastAsia="" w:cs="" w:cstheme="majorBidi" w:eastAsiaTheme="majorEastAsia"/>
      <w:b/>
      <w:spacing w:val="5"/>
      <w:kern w:val="2"/>
      <w:sz w:val="48"/>
      <w:szCs w:val="52"/>
    </w:rPr>
  </w:style>
  <w:style w:type="character" w:styleId="UnderrubrikChar" w:customStyle="1">
    <w:name w:val="Underrubrik Char"/>
    <w:basedOn w:val="DefaultParagraphFont"/>
    <w:link w:val="Underrubrik"/>
    <w:uiPriority w:val="11"/>
    <w:qFormat/>
    <w:rsid w:val="009c650b"/>
    <w:rPr>
      <w:rFonts w:ascii="Times New Roman" w:hAnsi="Times New Roman" w:eastAsia="" w:cs="" w:cstheme="majorBidi" w:eastAsiaTheme="majorEastAsia"/>
      <w:i/>
      <w:iCs/>
      <w:spacing w:val="15"/>
      <w:sz w:val="32"/>
      <w:szCs w:val="24"/>
    </w:rPr>
  </w:style>
  <w:style w:type="character" w:styleId="SubtleEmphasis">
    <w:name w:val="Subtle Emphasis"/>
    <w:uiPriority w:val="19"/>
    <w:qFormat/>
    <w:rsid w:val="00d54188"/>
    <w:rPr>
      <w:rFonts w:ascii="Times New Roman" w:hAnsi="Times New Roman"/>
      <w:i w:val="false"/>
      <w:iCs/>
      <w:color w:val="auto"/>
      <w:sz w:val="24"/>
    </w:rPr>
  </w:style>
  <w:style w:type="character" w:styleId="Annotationreference">
    <w:name w:val="annotation reference"/>
    <w:basedOn w:val="DefaultParagraphFont"/>
    <w:uiPriority w:val="99"/>
    <w:semiHidden/>
    <w:unhideWhenUsed/>
    <w:qFormat/>
    <w:rsid w:val="00ed47d7"/>
    <w:rPr>
      <w:sz w:val="16"/>
      <w:szCs w:val="16"/>
    </w:rPr>
  </w:style>
  <w:style w:type="character" w:styleId="KommentarerChar" w:customStyle="1">
    <w:name w:val="Kommentarer Char"/>
    <w:basedOn w:val="DefaultParagraphFont"/>
    <w:link w:val="Kommentarer"/>
    <w:uiPriority w:val="99"/>
    <w:qFormat/>
    <w:rsid w:val="00ed47d7"/>
    <w:rPr>
      <w:sz w:val="20"/>
      <w:szCs w:val="20"/>
    </w:rPr>
  </w:style>
  <w:style w:type="character" w:styleId="KommentarsmneChar" w:customStyle="1">
    <w:name w:val="Kommentarsämne Char"/>
    <w:basedOn w:val="KommentarerChar"/>
    <w:link w:val="Kommentarsmne"/>
    <w:uiPriority w:val="99"/>
    <w:semiHidden/>
    <w:qFormat/>
    <w:rsid w:val="00ed47d7"/>
    <w:rPr>
      <w:b/>
      <w:bCs/>
      <w:sz w:val="20"/>
      <w:szCs w:val="20"/>
    </w:rPr>
  </w:style>
  <w:style w:type="character" w:styleId="Brdtext1Char" w:customStyle="1">
    <w:name w:val="Brödtext1 Char"/>
    <w:basedOn w:val="DefaultParagraphFont"/>
    <w:link w:val="Brdtext1"/>
    <w:qFormat/>
    <w:rsid w:val="005d6fa2"/>
    <w:rPr>
      <w:bCs/>
    </w:rPr>
  </w:style>
  <w:style w:type="character" w:styleId="Emphasis">
    <w:name w:val="Emphasis"/>
    <w:basedOn w:val="DefaultParagraphFont"/>
    <w:uiPriority w:val="20"/>
    <w:qFormat/>
    <w:rsid w:val="00873349"/>
    <w:rPr>
      <w:i/>
      <w:iCs/>
    </w:rPr>
  </w:style>
  <w:style w:type="character" w:styleId="UnresolvedMention">
    <w:name w:val="Unresolved Mention"/>
    <w:basedOn w:val="DefaultParagraphFont"/>
    <w:uiPriority w:val="99"/>
    <w:semiHidden/>
    <w:unhideWhenUsed/>
    <w:qFormat/>
    <w:rsid w:val="0093267b"/>
    <w:rPr>
      <w:color w:val="605E5C"/>
      <w:shd w:fill="E1DFDD" w:val="clear"/>
    </w:rPr>
  </w:style>
  <w:style w:type="character" w:styleId="VisitedInternetLink">
    <w:name w:val="FollowedHyperlink"/>
    <w:basedOn w:val="DefaultParagraphFont"/>
    <w:uiPriority w:val="99"/>
    <w:semiHidden/>
    <w:unhideWhenUsed/>
    <w:rsid w:val="00077458"/>
    <w:rPr>
      <w:color w:val="800080" w:themeColor="followedHyperlink"/>
      <w:u w:val="single"/>
    </w:rPr>
  </w:style>
  <w:style w:type="character" w:styleId="TableChar" w:customStyle="1">
    <w:name w:val="table Char"/>
    <w:basedOn w:val="Brdtext1Char"/>
    <w:link w:val="table"/>
    <w:qFormat/>
    <w:rsid w:val="004774a3"/>
    <w:rPr>
      <w:bCs/>
      <w:sz w:val="18"/>
      <w:szCs w:val="18"/>
      <w:lang w:val="en-GB"/>
    </w:rPr>
  </w:style>
  <w:style w:type="paragraph" w:styleId="Heading">
    <w:name w:val="Heading"/>
    <w:basedOn w:val="Normal"/>
    <w:next w:val="TextBody"/>
    <w:qFormat/>
    <w:pPr>
      <w:keepNext w:val="true"/>
      <w:spacing w:before="240" w:after="120"/>
    </w:pPr>
    <w:rPr>
      <w:rFonts w:ascii="Liberation Sans" w:hAnsi="Liberation Sans" w:eastAsia="DejaVu Sans" w:cs="DejaVu Sans"/>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HeaderandFooter">
    <w:name w:val="Header and Footer"/>
    <w:basedOn w:val="Normal"/>
    <w:qFormat/>
    <w:pPr/>
    <w:rPr/>
  </w:style>
  <w:style w:type="paragraph" w:styleId="Header">
    <w:name w:val="Header"/>
    <w:basedOn w:val="Normal"/>
    <w:link w:val="SidhuvudChar"/>
    <w:uiPriority w:val="99"/>
    <w:unhideWhenUsed/>
    <w:rsid w:val="00ce6e4f"/>
    <w:pPr>
      <w:tabs>
        <w:tab w:val="clear" w:pos="720"/>
        <w:tab w:val="center" w:pos="4680" w:leader="none"/>
        <w:tab w:val="right" w:pos="9360" w:leader="none"/>
      </w:tabs>
      <w:spacing w:lineRule="auto" w:line="240" w:before="0" w:after="0"/>
    </w:pPr>
    <w:rPr/>
  </w:style>
  <w:style w:type="paragraph" w:styleId="Footer">
    <w:name w:val="Footer"/>
    <w:basedOn w:val="Normal"/>
    <w:link w:val="SidfotChar"/>
    <w:uiPriority w:val="99"/>
    <w:unhideWhenUsed/>
    <w:rsid w:val="00ce6e4f"/>
    <w:pPr>
      <w:tabs>
        <w:tab w:val="clear" w:pos="720"/>
        <w:tab w:val="center" w:pos="4680" w:leader="none"/>
        <w:tab w:val="right" w:pos="9360" w:leader="none"/>
      </w:tabs>
      <w:spacing w:lineRule="auto" w:line="240" w:before="0" w:after="0"/>
    </w:pPr>
    <w:rPr/>
  </w:style>
  <w:style w:type="paragraph" w:styleId="TOCHeading">
    <w:name w:val="TOC Heading"/>
    <w:basedOn w:val="Heading1"/>
    <w:next w:val="Normal"/>
    <w:uiPriority w:val="39"/>
    <w:semiHidden/>
    <w:unhideWhenUsed/>
    <w:qFormat/>
    <w:rsid w:val="00ce6e4f"/>
    <w:pPr/>
    <w:rPr>
      <w:lang w:eastAsia="ja-JP"/>
    </w:rPr>
  </w:style>
  <w:style w:type="paragraph" w:styleId="BalloonText">
    <w:name w:val="Balloon Text"/>
    <w:basedOn w:val="Normal"/>
    <w:link w:val="BallongtextChar"/>
    <w:uiPriority w:val="99"/>
    <w:semiHidden/>
    <w:unhideWhenUsed/>
    <w:qFormat/>
    <w:rsid w:val="00ed47d7"/>
    <w:pPr>
      <w:spacing w:lineRule="auto" w:line="240" w:before="0" w:after="0"/>
    </w:pPr>
    <w:rPr>
      <w:rFonts w:ascii="Tahoma" w:hAnsi="Tahoma" w:cs="Tahoma"/>
      <w:szCs w:val="16"/>
    </w:rPr>
  </w:style>
  <w:style w:type="paragraph" w:styleId="Contents1">
    <w:name w:val="TOC 1"/>
    <w:basedOn w:val="Normal"/>
    <w:next w:val="Normal"/>
    <w:autoRedefine/>
    <w:uiPriority w:val="39"/>
    <w:unhideWhenUsed/>
    <w:rsid w:val="00a51af1"/>
    <w:pPr>
      <w:spacing w:before="0" w:after="100"/>
    </w:pPr>
    <w:rPr/>
  </w:style>
  <w:style w:type="paragraph" w:styleId="Title">
    <w:name w:val="Title"/>
    <w:basedOn w:val="Normal"/>
    <w:next w:val="Normal"/>
    <w:link w:val="RubrikChar"/>
    <w:uiPriority w:val="10"/>
    <w:qFormat/>
    <w:rsid w:val="009c650b"/>
    <w:pPr>
      <w:pBdr>
        <w:bottom w:val="single" w:sz="8" w:space="4" w:color="4F81BD"/>
      </w:pBdr>
      <w:spacing w:lineRule="auto" w:line="240" w:before="0" w:after="300"/>
      <w:contextualSpacing/>
    </w:pPr>
    <w:rPr>
      <w:rFonts w:eastAsia="" w:cs="" w:cstheme="majorBidi" w:eastAsiaTheme="majorEastAsia"/>
      <w:b/>
      <w:spacing w:val="5"/>
      <w:kern w:val="2"/>
      <w:sz w:val="48"/>
      <w:szCs w:val="52"/>
    </w:rPr>
  </w:style>
  <w:style w:type="paragraph" w:styleId="Subtitle">
    <w:name w:val="Subtitle"/>
    <w:basedOn w:val="Normal"/>
    <w:next w:val="Normal"/>
    <w:link w:val="UnderrubrikChar"/>
    <w:uiPriority w:val="11"/>
    <w:qFormat/>
    <w:rsid w:val="009c650b"/>
    <w:pPr/>
    <w:rPr>
      <w:rFonts w:eastAsia="" w:cs="" w:cstheme="majorBidi" w:eastAsiaTheme="majorEastAsia"/>
      <w:i/>
      <w:iCs/>
      <w:spacing w:val="15"/>
      <w:sz w:val="32"/>
    </w:rPr>
  </w:style>
  <w:style w:type="paragraph" w:styleId="Default" w:customStyle="1">
    <w:name w:val="Default"/>
    <w:qFormat/>
    <w:rsid w:val="00a85a75"/>
    <w:pPr>
      <w:widowControl/>
      <w:suppressAutoHyphens w:val="true"/>
      <w:bidi w:val="0"/>
      <w:spacing w:lineRule="auto" w:line="240" w:before="0" w:after="0"/>
      <w:jc w:val="left"/>
    </w:pPr>
    <w:rPr>
      <w:rFonts w:ascii="Calibri" w:hAnsi="Calibri" w:eastAsia="Times New Roman" w:cs="Calibri"/>
      <w:color w:val="000000"/>
      <w:kern w:val="0"/>
      <w:sz w:val="24"/>
      <w:szCs w:val="24"/>
      <w:lang w:val="en-US" w:eastAsia="en-US" w:bidi="ar-SA"/>
    </w:rPr>
  </w:style>
  <w:style w:type="paragraph" w:styleId="Annotationtext">
    <w:name w:val="annotation text"/>
    <w:basedOn w:val="Normal"/>
    <w:link w:val="KommentarerChar"/>
    <w:uiPriority w:val="99"/>
    <w:unhideWhenUsed/>
    <w:qFormat/>
    <w:rsid w:val="00ed47d7"/>
    <w:pPr>
      <w:spacing w:lineRule="auto" w:line="240"/>
    </w:pPr>
    <w:rPr>
      <w:sz w:val="20"/>
      <w:szCs w:val="20"/>
    </w:rPr>
  </w:style>
  <w:style w:type="paragraph" w:styleId="Annotationsubject">
    <w:name w:val="annotation subject"/>
    <w:basedOn w:val="Annotationtext"/>
    <w:next w:val="Annotationtext"/>
    <w:link w:val="KommentarsmneChar"/>
    <w:uiPriority w:val="99"/>
    <w:semiHidden/>
    <w:unhideWhenUsed/>
    <w:qFormat/>
    <w:rsid w:val="00ed47d7"/>
    <w:pPr/>
    <w:rPr>
      <w:b/>
      <w:bCs/>
    </w:rPr>
  </w:style>
  <w:style w:type="paragraph" w:styleId="Brdtext1" w:customStyle="1">
    <w:name w:val="Brödtext1"/>
    <w:basedOn w:val="Normal"/>
    <w:link w:val="Brdtext1Char"/>
    <w:qFormat/>
    <w:rsid w:val="005d6fa2"/>
    <w:pPr>
      <w:spacing w:lineRule="auto" w:line="360" w:before="0" w:after="0"/>
      <w:jc w:val="both"/>
    </w:pPr>
    <w:rPr>
      <w:bCs/>
      <w:lang w:val="en-US"/>
    </w:rPr>
  </w:style>
  <w:style w:type="paragraph" w:styleId="Bibliography">
    <w:name w:val="Bibliography"/>
    <w:basedOn w:val="Normal"/>
    <w:next w:val="Normal"/>
    <w:uiPriority w:val="37"/>
    <w:unhideWhenUsed/>
    <w:qFormat/>
    <w:rsid w:val="005d6fa2"/>
    <w:pPr>
      <w:tabs>
        <w:tab w:val="clear" w:pos="720"/>
        <w:tab w:val="left" w:pos="384" w:leader="none"/>
      </w:tabs>
      <w:spacing w:lineRule="auto" w:line="240" w:before="0" w:after="240"/>
      <w:ind w:left="384" w:hanging="384"/>
    </w:pPr>
    <w:rPr/>
  </w:style>
  <w:style w:type="paragraph" w:styleId="NormalWeb">
    <w:name w:val="Normal (Web)"/>
    <w:basedOn w:val="Normal"/>
    <w:uiPriority w:val="99"/>
    <w:unhideWhenUsed/>
    <w:qFormat/>
    <w:rsid w:val="00873349"/>
    <w:pPr>
      <w:spacing w:lineRule="auto" w:line="240" w:beforeAutospacing="1" w:afterAutospacing="1"/>
    </w:pPr>
    <w:rPr>
      <w:rFonts w:eastAsia="Times New Roman"/>
      <w:lang w:eastAsia="sv-SE"/>
    </w:rPr>
  </w:style>
  <w:style w:type="paragraph" w:styleId="Table" w:customStyle="1">
    <w:name w:val="table"/>
    <w:basedOn w:val="Brdtext1"/>
    <w:link w:val="tableChar"/>
    <w:qFormat/>
    <w:rsid w:val="004774a3"/>
    <w:pPr>
      <w:spacing w:lineRule="auto" w:line="240"/>
      <w:jc w:val="left"/>
    </w:pPr>
    <w:rPr>
      <w:sz w:val="18"/>
      <w:szCs w:val="18"/>
      <w:lang w:val="en-GB"/>
    </w:rPr>
  </w:style>
  <w:style w:type="paragraph" w:styleId="ListBullet">
    <w:name w:val="List Bullet"/>
    <w:basedOn w:val="Normal"/>
    <w:uiPriority w:val="99"/>
    <w:unhideWhenUsed/>
    <w:qFormat/>
    <w:rsid w:val="00ce4e97"/>
    <w:pPr>
      <w:numPr>
        <w:ilvl w:val="0"/>
        <w:numId w:val="3"/>
      </w:numPr>
      <w:spacing w:before="0" w:after="200"/>
      <w:contextualSpacing/>
    </w:pPr>
    <w:rPr/>
  </w:style>
  <w:style w:type="paragraph" w:styleId="ListParagraph">
    <w:name w:val="List Paragraph"/>
    <w:basedOn w:val="Normal"/>
    <w:uiPriority w:val="34"/>
    <w:qFormat/>
    <w:rsid w:val="005d3b89"/>
    <w:pPr>
      <w:spacing w:before="0" w:after="200"/>
      <w:ind w:left="720" w:hanging="0"/>
      <w:contextualSpacing/>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Normaltabell">
    <w:name w:val="Normal Table"/>
    <w:uiPriority w:val="99"/>
    <w:semiHidden/>
    <w:unhideWhenUsed/>
    <w:tblPr>
      <w:tblCellMar>
        <w:top w:w="0" w:type="dxa"/>
        <w:left w:w="108" w:type="dxa"/>
        <w:bottom w:w="0" w:type="dxa"/>
        <w:right w:w="108" w:type="dxa"/>
      </w:tblCellMar>
    </w:tblPr>
  </w:style>
  <w:style w:type="table" w:styleId="Tabellrutnt">
    <w:name w:val="Table Grid"/>
    <w:basedOn w:val="Normaltabell"/>
    <w:uiPriority w:val="59"/>
    <w:rsid w:val="0062272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footer" Target="footer1.xml"/><Relationship Id="rId9" Type="http://schemas.openxmlformats.org/officeDocument/2006/relationships/comments" Target="comments.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Relationship Id="rId15" Type="http://schemas.openxmlformats.org/officeDocument/2006/relationships/customXml" Target="../customXml/item2.xml"/><Relationship Id="rId16" Type="http://schemas.openxmlformats.org/officeDocument/2006/relationships/customXml" Target="../customXml/item3.xml"/><Relationship Id="rId17" Type="http://schemas.openxmlformats.org/officeDocument/2006/relationships/customXml" Target="../customXml/item4.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3">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96D30734D164A4F89F65DA8C69C5669" ma:contentTypeVersion="8" ma:contentTypeDescription="Skapa ett nytt dokument." ma:contentTypeScope="" ma:versionID="955eaf60c1a609ee3593fbd6104af7d6">
  <xsd:schema xmlns:xsd="http://www.w3.org/2001/XMLSchema" xmlns:xs="http://www.w3.org/2001/XMLSchema" xmlns:p="http://schemas.microsoft.com/office/2006/metadata/properties" xmlns:ns3="8e3756bc-10d7-4a7b-b8a4-b61eb65ed34e" xmlns:ns4="d46287de-12a4-4460-9024-2d59ed7945cc" targetNamespace="http://schemas.microsoft.com/office/2006/metadata/properties" ma:root="true" ma:fieldsID="90731da7df36139b6ad8fc4cc50ba6ef" ns3:_="" ns4:_="">
    <xsd:import namespace="8e3756bc-10d7-4a7b-b8a4-b61eb65ed34e"/>
    <xsd:import namespace="d46287de-12a4-4460-9024-2d59ed7945c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3756bc-10d7-4a7b-b8a4-b61eb65ed3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46287de-12a4-4460-9024-2d59ed7945cc" elementFormDefault="qualified">
    <xsd:import namespace="http://schemas.microsoft.com/office/2006/documentManagement/types"/>
    <xsd:import namespace="http://schemas.microsoft.com/office/infopath/2007/PartnerControls"/>
    <xsd:element name="SharedWithUsers" ma:index="10"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at med information" ma:internalName="SharedWithDetails" ma:readOnly="true">
      <xsd:simpleType>
        <xsd:restriction base="dms:Note">
          <xsd:maxLength value="255"/>
        </xsd:restriction>
      </xsd:simpleType>
    </xsd:element>
    <xsd:element name="SharingHintHash" ma:index="12" nillable="true" ma:displayName="Delar tips,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_activity xmlns="8e3756bc-10d7-4a7b-b8a4-b61eb65ed34e"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F99A23F-30B2-4993-9E34-22FAB4FDE5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3756bc-10d7-4a7b-b8a4-b61eb65ed34e"/>
    <ds:schemaRef ds:uri="d46287de-12a4-4460-9024-2d59ed7945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B648DB8-AFEA-459C-B0B7-0EC12294F08F}">
  <ds:schemaRefs>
    <ds:schemaRef ds:uri="http://schemas.openxmlformats.org/officeDocument/2006/bibliography"/>
  </ds:schemaRefs>
</ds:datastoreItem>
</file>

<file path=customXml/itemProps3.xml><?xml version="1.0" encoding="utf-8"?>
<ds:datastoreItem xmlns:ds="http://schemas.openxmlformats.org/officeDocument/2006/customXml" ds:itemID="{F6CFDFB7-F9FF-46EF-9819-646A0DEC0749}">
  <ds:schemaRefs>
    <ds:schemaRef ds:uri="http://schemas.microsoft.com/office/2006/metadata/properties"/>
    <ds:schemaRef ds:uri="http://schemas.microsoft.com/office/infopath/2007/PartnerControls"/>
    <ds:schemaRef ds:uri="8e3756bc-10d7-4a7b-b8a4-b61eb65ed34e"/>
  </ds:schemaRefs>
</ds:datastoreItem>
</file>

<file path=customXml/itemProps4.xml><?xml version="1.0" encoding="utf-8"?>
<ds:datastoreItem xmlns:ds="http://schemas.openxmlformats.org/officeDocument/2006/customXml" ds:itemID="{20A67A5E-7828-4D56-9580-0D4681E8CA2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TotalTime>
  <Application>LibreOffice/7.0.4.2$Linux_X86_64 LibreOffice_project/00$Build-2</Application>
  <AppVersion>15.0000</AppVersion>
  <Pages>28</Pages>
  <Words>6648</Words>
  <Characters>35658</Characters>
  <CharactersWithSpaces>41993</CharactersWithSpaces>
  <Paragraphs>206</Paragraphs>
  <Company>MEB</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2023-04-30T16:18:00Z</dcterms:created>
  <dc:creator>Kristina Leif</dc:creator>
  <dc:description/>
  <dc:language>en-GB</dc:language>
  <cp:lastModifiedBy>Martin Gerdin Wärnberg</cp:lastModifiedBy>
  <cp:lastPrinted>2012-03-20T05:17:00Z</cp:lastPrinted>
  <dcterms:modified xsi:type="dcterms:W3CDTF">2023-05-04T22:27:52Z</dcterms:modified>
  <cp:revision>5</cp:revision>
  <dc:subject/>
  <dc:title>Titel på uppsatsen placeras här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0x010100096D30734D164A4F89F65DA8C69C5669</vt:lpwstr>
  </property>
  <property fmtid="{D5CDD505-2E9C-101B-9397-08002B2CF9AE}" pid="3" name="ZOTERO_PREF_1">
    <vt:lpwstr>&lt;data data-version="3" zotero-version="6.0.26"&gt;&lt;session id="6feceRwh"/&gt;&lt;style id="http://www.zotero.org/styles/vancouver" locale="en-US" hasBibliography="1" bibliographyStyleHasBeenSet="1"/&gt;&lt;prefs&gt;&lt;pref name="fieldType" value="Field"/&gt;&lt;pref name="automati</vt:lpwstr>
  </property>
  <property fmtid="{D5CDD505-2E9C-101B-9397-08002B2CF9AE}" pid="4" name="ZOTERO_PREF_2">
    <vt:lpwstr>cJournalAbbreviations" value="true"/&gt;&lt;/prefs&gt;&lt;/data&gt;</vt:lpwstr>
  </property>
</Properties>
</file>