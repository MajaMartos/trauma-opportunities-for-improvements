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A8B1" w14:textId="3C453351" w:rsidR="00AD6777" w:rsidRPr="00AD6777" w:rsidRDefault="00000000" w:rsidP="00AD6777">
      <w:pPr>
        <w:pStyle w:val="Heading1"/>
        <w:rPr>
          <w:rFonts w:eastAsiaTheme="minorHAnsi" w:cs="Times New Roman"/>
          <w:sz w:val="24"/>
          <w:szCs w:val="24"/>
          <w:lang w:val="en-GB"/>
        </w:rPr>
      </w:pPr>
      <w:sdt>
        <w:sdtPr>
          <w:rPr>
            <w:lang w:val="en-GB"/>
          </w:rPr>
          <w:id w:val="-488937297"/>
          <w:docPartObj>
            <w:docPartGallery w:val="Cover Pages"/>
            <w:docPartUnique/>
          </w:docPartObj>
        </w:sdtPr>
        <w:sdtContent>
          <w:r w:rsidR="00FD7FA8" w:rsidRPr="003F7195">
            <w:rPr>
              <w:noProof/>
              <w:lang w:val="en-GB"/>
            </w:rPr>
            <mc:AlternateContent>
              <mc:Choice Requires="wps">
                <w:drawing>
                  <wp:anchor distT="0" distB="0" distL="114300" distR="114300" simplePos="0" relativeHeight="251672064" behindDoc="0" locked="0" layoutInCell="1" allowOverlap="1" wp14:anchorId="55EF75C3" wp14:editId="5E85A583">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Jonatan Attergrim</w:t>
                                </w:r>
                              </w:p>
                              <w:p w14:paraId="6B6F7038" w14:textId="77777777" w:rsidR="00FD7FA8" w:rsidRDefault="00FD7FA8" w:rsidP="00CA3187">
                                <w:pP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55EF75C3" id="_x0000_t202" coordsize="21600,21600" o:spt="202" path="m,l,21600r21600,l21600,xe">
                    <v:stroke joinstyle="miter"/>
                    <v:path gradientshapeok="t" o:connecttype="rect"/>
                  </v:shapetype>
                  <v:shape id="Textruta 4" o:spid="_x0000_s1026" type="#_x0000_t202" style="position:absolute;margin-left:67.1pt;margin-top:543.5pt;width:436.6pt;height:61.8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" filled="f" stroked="f" strokeweight=".5pt">
                    <v:textbox>
                      <w:txbxContent>
                        <w:p w14:paraId="44AB462C" w14:textId="553571AB" w:rsidR="00CA3187" w:rsidRDefault="004E4D12" w:rsidP="005D6FA2">
                          <w:pPr>
                            <w:spacing w:after="0" w:line="240" w:lineRule="auto"/>
                            <w:jc w:val="right"/>
                          </w:pPr>
                          <w:r>
                            <w:t>Supervisor</w:t>
                          </w:r>
                          <w:r w:rsidR="00CA3187">
                            <w:t xml:space="preserve">: </w:t>
                          </w:r>
                          <w:r w:rsidR="005D6FA2">
                            <w:rPr>
                              <w:rFonts w:eastAsia="Calibri"/>
                            </w:rPr>
                            <w:t>Martin Gerdin</w:t>
                          </w:r>
                          <w:r w:rsidR="00100C78">
                            <w:rPr>
                              <w:rFonts w:eastAsia="Calibri"/>
                            </w:rPr>
                            <w:t xml:space="preserve"> Wärnberg</w:t>
                          </w:r>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v:textbox>
                  </v:shape>
                </w:pict>
              </mc:Fallback>
            </mc:AlternateContent>
          </w:r>
          <w:r w:rsidR="00CA3187" w:rsidRPr="003F7195">
            <w:rPr>
              <w:noProof/>
              <w:lang w:val="en-GB"/>
            </w:rPr>
            <mc:AlternateContent>
              <mc:Choice Requires="wps">
                <w:drawing>
                  <wp:anchor distT="0" distB="0" distL="114300" distR="114300" simplePos="0" relativeHeight="251653632" behindDoc="0" locked="0" layoutInCell="1" allowOverlap="1" wp14:anchorId="482B6D1A" wp14:editId="45056878">
                    <wp:simplePos x="0" y="0"/>
                    <wp:positionH relativeFrom="column">
                      <wp:posOffset>783590</wp:posOffset>
                    </wp:positionH>
                    <wp:positionV relativeFrom="paragraph">
                      <wp:posOffset>3290570</wp:posOffset>
                    </wp:positionV>
                    <wp:extent cx="5615940" cy="2964180"/>
                    <wp:effectExtent l="0" t="0" r="3810" b="7620"/>
                    <wp:wrapNone/>
                    <wp:docPr id="5"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Trauma cohorts and correlation do different opportunities for improvement</w:t>
                                </w:r>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 xml:space="preserve">A </w:t>
                                </w:r>
                                <w:proofErr w:type="gramStart"/>
                                <w:r w:rsidRPr="00EC2B8E">
                                  <w:rPr>
                                    <w:b/>
                                    <w:iCs/>
                                    <w:color w:val="860051"/>
                                    <w:sz w:val="32"/>
                                    <w:szCs w:val="32"/>
                                    <w:lang w:val="en-GB"/>
                                  </w:rPr>
                                  <w:t>r</w:t>
                                </w:r>
                                <w:r>
                                  <w:rPr>
                                    <w:b/>
                                    <w:iCs/>
                                    <w:color w:val="860051"/>
                                    <w:sz w:val="32"/>
                                    <w:szCs w:val="32"/>
                                    <w:lang w:val="en-GB"/>
                                  </w:rPr>
                                  <w:t>egistry based</w:t>
                                </w:r>
                                <w:proofErr w:type="gramEnd"/>
                                <w:r>
                                  <w:rPr>
                                    <w:b/>
                                    <w:iCs/>
                                    <w:color w:val="860051"/>
                                    <w:sz w:val="32"/>
                                    <w:szCs w:val="32"/>
                                    <w:lang w:val="en-GB"/>
                                  </w:rPr>
                                  <w:t xml:space="preserve"> study</w:t>
                                </w:r>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2B6D1A" id="Textruta 5" o:spid="_x0000_s1027" type="#_x0000_t202" style="position:absolute;margin-left:61.7pt;margin-top:259.1pt;width:442.2pt;height:23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" fillcolor="white [3201]" stroked="f" strokeweight=".5pt">
                    <v:textbo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v:textbox>
                  </v:shape>
                </w:pict>
              </mc:Fallback>
            </mc:AlternateContent>
          </w:r>
          <w:r w:rsidR="006E2E87" w:rsidRPr="003F7195">
            <w:rPr>
              <w:noProof/>
              <w:lang w:val="en-GB"/>
            </w:rPr>
            <mc:AlternateContent>
              <mc:Choice Requires="wps">
                <w:drawing>
                  <wp:anchor distT="0" distB="0" distL="114300" distR="114300" simplePos="0" relativeHeight="251662848" behindDoc="0" locked="0" layoutInCell="1" allowOverlap="1" wp14:anchorId="7B859E41" wp14:editId="50151B93">
                    <wp:simplePos x="0" y="0"/>
                    <wp:positionH relativeFrom="column">
                      <wp:posOffset>814070</wp:posOffset>
                    </wp:positionH>
                    <wp:positionV relativeFrom="paragraph">
                      <wp:posOffset>774065</wp:posOffset>
                    </wp:positionV>
                    <wp:extent cx="5544820" cy="1249680"/>
                    <wp:effectExtent l="0" t="0" r="0" b="7620"/>
                    <wp:wrapNone/>
                    <wp:docPr id="3" name="Textruta 3"/>
                    <wp:cNvGraphicFramePr/>
                    <a:graphic xmlns:a="http://schemas.openxmlformats.org/drawingml/2006/main">
                      <a:graphicData uri="http://schemas.microsoft.com/office/word/2010/wordprocessingShape">
                        <wps:wsp>
                          <wps:cNvSpPr txBox="1"/>
                          <wps:spPr>
                            <a:xfrm>
                              <a:off x="0" y="0"/>
                              <a:ext cx="5544820" cy="124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B859E41" id="Textruta 3" o:spid="_x0000_s1028" type="#_x0000_t202" style="position:absolute;margin-left:64.1pt;margin-top:60.95pt;width:436.6pt;height:98.4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" filled="f" stroked="f" strokeweight=".5pt">
                    <v:textbo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v:textbox>
                  </v:shape>
                </w:pict>
              </mc:Fallback>
            </mc:AlternateContent>
          </w:r>
          <w:r w:rsidR="009D5166" w:rsidRPr="003F7195">
            <w:rPr>
              <w:noProof/>
              <w:lang w:val="en-GB"/>
            </w:rPr>
            <mc:AlternateContent>
              <mc:Choice Requires="wpg">
                <w:drawing>
                  <wp:anchor distT="0" distB="0" distL="114300" distR="114300" simplePos="0" relativeHeight="251644416" behindDoc="0" locked="0" layoutInCell="1" allowOverlap="1" wp14:anchorId="54CFA8E6" wp14:editId="3D8F58DF">
                    <wp:simplePos x="0" y="0"/>
                    <wp:positionH relativeFrom="column">
                      <wp:posOffset>-702310</wp:posOffset>
                    </wp:positionH>
                    <wp:positionV relativeFrom="paragraph">
                      <wp:posOffset>-755650</wp:posOffset>
                    </wp:positionV>
                    <wp:extent cx="7863840" cy="10401300"/>
                    <wp:effectExtent l="0" t="0" r="0" b="0"/>
                    <wp:wrapNone/>
                    <wp:docPr id="2" name="Grup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A54BA94" id="Grupp 2" o:spid="_x0000_s1026" style="position:absolute;margin-left:-55.3pt;margin-top:-59.5pt;width:619.2pt;height:819pt;z-index:251644416" coordsize="78638,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">
                    <v:rect id="Rectangle 7" o:spid="_x0000_s1027" style="position:absolute;width:14395;height:917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" fillcolor="#cacaca" stroked="f"/>
                    <v:rect id="Rectangle 9" o:spid="_x0000_s1028" style="position:absolute;left:8382;width:62687;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" fillcolor="#cacaca" stroked="f">
                      <v:fill opacity="47288f"/>
                    </v:rect>
                    <v:rect id="Rectangle 10" o:spid="_x0000_s1029" style="position:absolute;width:14395;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&#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">
                      <v:imagedata r:id="rId12" o:title="" croptop="37257f" cropbottom="885f" cropleft="894f" cropright="-6328f"/>
                    </v:shape>
                  </v:group>
                </w:pict>
              </mc:Fallback>
            </mc:AlternateContent>
          </w:r>
        </w:sdtContent>
      </w:sdt>
      <w:r w:rsidR="00AD6777">
        <w:rPr>
          <w:lang w:val="en-GB"/>
        </w:rPr>
        <w:br w:type="page"/>
      </w:r>
    </w:p>
    <w:p w14:paraId="482223D5" w14:textId="09136192" w:rsidR="001F601F" w:rsidRDefault="001F601F" w:rsidP="001F601F">
      <w:pPr>
        <w:pStyle w:val="Heading1"/>
        <w:rPr>
          <w:lang w:val="en-GB"/>
        </w:rPr>
      </w:pPr>
      <w:r>
        <w:rPr>
          <w:lang w:val="en-GB"/>
        </w:rPr>
        <w:lastRenderedPageBreak/>
        <w:t>Abstract</w:t>
      </w:r>
    </w:p>
    <w:p w14:paraId="6A4EF50B" w14:textId="42C60230" w:rsidR="001F601F" w:rsidRDefault="001F601F" w:rsidP="001F601F">
      <w:pPr>
        <w:pStyle w:val="Brdtext1"/>
        <w:rPr>
          <w:lang w:val="en-GB"/>
        </w:rPr>
      </w:pPr>
      <w:commentRangeStart w:id="0"/>
      <w:commentRangeStart w:id="1"/>
      <w:r w:rsidRPr="003F7195">
        <w:rPr>
          <w:lang w:val="en-GB"/>
        </w:rPr>
        <w:t>Evaluation and quality assessment is essential in modern trauma systems implemented in most modern countries. Several studies have demonstrated that the implementation of protocols to decrease human errors and system dysfunctions in trauma care are able to improve quality of care and decrease preventable trauma death</w:t>
      </w:r>
      <w:r>
        <w:rPr>
          <w:lang w:val="en-GB"/>
        </w:rPr>
        <w:t xml:space="preserve"> </w:t>
      </w:r>
      <w:r>
        <w:rPr>
          <w:lang w:val="en-GB"/>
        </w:rPr>
        <w:fldChar w:fldCharType="begin"/>
      </w:r>
      <w:r w:rsidR="009126C3">
        <w:rPr>
          <w:lang w:val="en-GB"/>
        </w:rPr>
        <w:instrText xml:space="preserve"> ADDIN ZOTERO_ITEM CSL_CITATION {"citationID":"oWRpKVAn","properties":{"formattedCitation":"(1,2)","plainCitation":"(1,2)","noteIndex":0},"citationItems":[{"id":28,"uris":["http://zotero.org/users/local/dRJOFA2S/items/6EJ3EIIY"],"itemData":{"id":28,"type":"article-journal","abstract":"Preventable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Pr>
          <w:lang w:val="en-GB"/>
        </w:rPr>
        <w:fldChar w:fldCharType="separate"/>
      </w:r>
      <w:r w:rsidR="009126C3" w:rsidRPr="009126C3">
        <w:t>(1,2)</w:t>
      </w:r>
      <w:r>
        <w:rPr>
          <w:lang w:val="en-GB"/>
        </w:rPr>
        <w:fldChar w:fldCharType="end"/>
      </w:r>
      <w:r>
        <w:rPr>
          <w:lang w:val="en-GB"/>
        </w:rPr>
        <w:t xml:space="preserve">. All level 1 trauma centres should have M&amp;M conferences as an integrated part of trauam care, where relevant disciplines meet regularly to discuss and review patient cases for OFIs. In Sweden, the Karolinska University Hospital is the only facility to qualify as a trauma-1 centre. In this study we merged data from the national trauma registry </w:t>
      </w:r>
      <w:commentRangeStart w:id="2"/>
      <w:proofErr w:type="spellStart"/>
      <w:r>
        <w:rPr>
          <w:lang w:val="en-GB"/>
        </w:rPr>
        <w:t>SweTrau</w:t>
      </w:r>
      <w:proofErr w:type="spellEnd"/>
      <w:r>
        <w:rPr>
          <w:lang w:val="en-GB"/>
        </w:rPr>
        <w:t xml:space="preserve"> </w:t>
      </w:r>
      <w:commentRangeEnd w:id="2"/>
      <w:r w:rsidR="00F80DC6">
        <w:rPr>
          <w:rStyle w:val="CommentReference"/>
          <w:bCs w:val="0"/>
          <w:lang w:val="sv-SE"/>
        </w:rPr>
        <w:commentReference w:id="2"/>
      </w:r>
      <w:r>
        <w:rPr>
          <w:lang w:val="en-GB"/>
        </w:rPr>
        <w:t>and the quality database at Karolinska to study OFIs for four non-overlapping trauma cohorts</w:t>
      </w:r>
      <w:commentRangeEnd w:id="0"/>
      <w:r>
        <w:rPr>
          <w:rStyle w:val="CommentReference"/>
          <w:bCs w:val="0"/>
          <w:lang w:val="sv-SE"/>
        </w:rPr>
        <w:commentReference w:id="0"/>
      </w:r>
      <w:commentRangeEnd w:id="1"/>
      <w:r w:rsidR="00F80DC6">
        <w:rPr>
          <w:rStyle w:val="CommentReference"/>
          <w:bCs w:val="0"/>
          <w:lang w:val="sv-SE"/>
        </w:rPr>
        <w:commentReference w:id="1"/>
      </w:r>
      <w:r>
        <w:rPr>
          <w:lang w:val="en-GB"/>
        </w:rPr>
        <w:t xml:space="preserve">. </w:t>
      </w:r>
    </w:p>
    <w:p w14:paraId="1E02BE65" w14:textId="77777777" w:rsidR="001F601F" w:rsidRDefault="001F601F">
      <w:pPr>
        <w:rPr>
          <w:rFonts w:eastAsiaTheme="majorEastAsia" w:cstheme="majorBidi"/>
          <w:b/>
          <w:bCs/>
          <w:sz w:val="32"/>
          <w:szCs w:val="28"/>
          <w:lang w:val="en-GB"/>
        </w:rPr>
      </w:pPr>
      <w:r>
        <w:rPr>
          <w:lang w:val="en-GB"/>
        </w:rPr>
        <w:br w:type="page"/>
      </w:r>
    </w:p>
    <w:p w14:paraId="40463969" w14:textId="45CE7F9F" w:rsidR="00AD6777" w:rsidRPr="00AD6777" w:rsidRDefault="00AD6777" w:rsidP="00AD6777">
      <w:pPr>
        <w:pStyle w:val="Heading1"/>
        <w:rPr>
          <w:lang w:val="en-GB"/>
        </w:rPr>
      </w:pPr>
      <w:r>
        <w:rPr>
          <w:lang w:val="en-GB"/>
        </w:rPr>
        <w:lastRenderedPageBreak/>
        <w:t>Abbreviations</w:t>
      </w:r>
      <w:r>
        <w:rPr>
          <w:lang w:val="en-GB"/>
        </w:rPr>
        <w:br w:type="page"/>
      </w:r>
    </w:p>
    <w:p w14:paraId="443E60C0" w14:textId="3ABEAED7" w:rsidR="005D6FA2" w:rsidRPr="003F7195" w:rsidRDefault="005D6FA2" w:rsidP="00873349">
      <w:pPr>
        <w:pStyle w:val="Heading1"/>
        <w:rPr>
          <w:lang w:val="en-GB"/>
        </w:rPr>
      </w:pPr>
      <w:r w:rsidRPr="003F7195">
        <w:rPr>
          <w:lang w:val="en-GB"/>
        </w:rPr>
        <w:lastRenderedPageBreak/>
        <w:t>Introduction</w:t>
      </w:r>
    </w:p>
    <w:p w14:paraId="512C7A61" w14:textId="0C1D1C1E" w:rsidR="009139A7" w:rsidRPr="003F7195" w:rsidRDefault="009139A7" w:rsidP="00A47301">
      <w:pPr>
        <w:pStyle w:val="Heading3"/>
        <w:rPr>
          <w:bCs/>
          <w:lang w:val="en-GB"/>
        </w:rPr>
      </w:pPr>
      <w:bookmarkStart w:id="3" w:name="_Hlk126744250"/>
      <w:r w:rsidRPr="003F7195">
        <w:rPr>
          <w:lang w:val="en-GB"/>
        </w:rPr>
        <w:t>Trauma</w:t>
      </w:r>
    </w:p>
    <w:p w14:paraId="44ADBC88" w14:textId="12ABE398" w:rsidR="00FC6E78" w:rsidRDefault="005D6FA2" w:rsidP="005D6FA2">
      <w:pPr>
        <w:pStyle w:val="Brdtext1"/>
        <w:rPr>
          <w:lang w:val="en-GB"/>
        </w:rPr>
      </w:pPr>
      <w:r w:rsidRPr="003F7195">
        <w:rPr>
          <w:lang w:val="en-GB"/>
        </w:rPr>
        <w:t xml:space="preserve">Trauma, clinically defined as physical injury and the body´s associated response, </w:t>
      </w:r>
      <w:r w:rsidR="006D7EBF" w:rsidRPr="003F7195">
        <w:rPr>
          <w:lang w:val="en-GB"/>
        </w:rPr>
        <w:t xml:space="preserve">is the most common cause of death </w:t>
      </w:r>
      <w:r w:rsidR="00785242" w:rsidRPr="003F7195">
        <w:rPr>
          <w:lang w:val="en-GB"/>
        </w:rPr>
        <w:t xml:space="preserve">in </w:t>
      </w:r>
      <w:r w:rsidR="006D7EBF" w:rsidRPr="003F7195">
        <w:rPr>
          <w:lang w:val="en-GB"/>
        </w:rPr>
        <w:t>the first four decades of life</w:t>
      </w:r>
      <w:r w:rsidR="00785242" w:rsidRPr="003F7195">
        <w:rPr>
          <w:lang w:val="en-GB"/>
        </w:rPr>
        <w:t xml:space="preserve">. </w:t>
      </w:r>
      <w:r w:rsidR="00100C78">
        <w:rPr>
          <w:lang w:val="en-GB"/>
        </w:rPr>
        <w:t>Trauma</w:t>
      </w:r>
      <w:r w:rsidR="002734AE" w:rsidRPr="003F7195">
        <w:rPr>
          <w:lang w:val="en-GB"/>
        </w:rPr>
        <w:t xml:space="preserve"> kills </w:t>
      </w:r>
      <w:r w:rsidR="00785242" w:rsidRPr="003F7195">
        <w:rPr>
          <w:lang w:val="en-GB"/>
        </w:rPr>
        <w:t xml:space="preserve">around </w:t>
      </w:r>
      <w:r w:rsidR="002734AE" w:rsidRPr="003F7195">
        <w:rPr>
          <w:lang w:val="en-GB"/>
        </w:rPr>
        <w:t xml:space="preserve">4.4 million people </w:t>
      </w:r>
      <w:r w:rsidR="00EB66A1" w:rsidRPr="003F7195">
        <w:rPr>
          <w:lang w:val="en-GB"/>
        </w:rPr>
        <w:t>around the globe</w:t>
      </w:r>
      <w:r w:rsidR="00FC7D5B">
        <w:rPr>
          <w:lang w:val="en-GB"/>
        </w:rPr>
        <w:t xml:space="preserve"> every year</w:t>
      </w:r>
      <w:r w:rsidR="00F21EF7" w:rsidRPr="003F7195">
        <w:rPr>
          <w:lang w:val="en-GB"/>
        </w:rPr>
        <w:t xml:space="preserve"> </w:t>
      </w:r>
      <w:r w:rsidRPr="003F7195">
        <w:rPr>
          <w:lang w:val="en-GB"/>
        </w:rPr>
        <w:fldChar w:fldCharType="begin"/>
      </w:r>
      <w:r w:rsidR="009126C3">
        <w:rPr>
          <w:lang w:val="en-GB"/>
        </w:rPr>
        <w:instrText xml:space="preserve"> ADDIN ZOTERO_ITEM CSL_CITATION {"citationID":"o7Q6mFLK","properties":{"formattedCitation":"(3)","plainCitation":"(3)","noteIndex":0},"citationItems":[{"id":78,"uris":["http://zotero.org/users/local/dRJOFA2S/items/IEZ3SFVA"],"itemData":{"id":78,"type":"webpage","language":"en","title":"Injuries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 </w:instrText>
      </w:r>
      <w:r w:rsidRPr="003F7195">
        <w:rPr>
          <w:lang w:val="en-GB"/>
        </w:rPr>
        <w:fldChar w:fldCharType="separate"/>
      </w:r>
      <w:r w:rsidR="009126C3" w:rsidRPr="009126C3">
        <w:t>(3)</w:t>
      </w:r>
      <w:r w:rsidRPr="003F7195">
        <w:rPr>
          <w:lang w:val="en-GB"/>
        </w:rPr>
        <w:fldChar w:fldCharType="end"/>
      </w:r>
      <w:r w:rsidR="008F05CF">
        <w:rPr>
          <w:lang w:val="en-GB"/>
        </w:rPr>
        <w:t>. I</w:t>
      </w:r>
      <w:r w:rsidR="009B429D" w:rsidRPr="003F7195">
        <w:rPr>
          <w:lang w:val="en-GB"/>
        </w:rPr>
        <w:t>n S</w:t>
      </w:r>
      <w:r w:rsidR="00897240" w:rsidRPr="003F7195">
        <w:rPr>
          <w:lang w:val="en-GB"/>
        </w:rPr>
        <w:t>weden, almost 10,000 people suffer</w:t>
      </w:r>
      <w:r w:rsidR="009B429D" w:rsidRPr="003F7195">
        <w:rPr>
          <w:lang w:val="en-GB"/>
        </w:rPr>
        <w:t xml:space="preserve"> from</w:t>
      </w:r>
      <w:r w:rsidR="00897240" w:rsidRPr="003F7195">
        <w:rPr>
          <w:lang w:val="en-GB"/>
        </w:rPr>
        <w:t xml:space="preserve"> severe trauma </w:t>
      </w:r>
      <w:del w:id="4" w:author="Jonatan Attergrim" w:date="2023-04-25T17:15:00Z">
        <w:r w:rsidR="000E6002" w:rsidRPr="003F7195" w:rsidDel="00F80DC6">
          <w:rPr>
            <w:lang w:val="en-GB"/>
          </w:rPr>
          <w:delText>yearly</w:delText>
        </w:r>
      </w:del>
      <w:ins w:id="5" w:author="Jonatan Attergrim" w:date="2023-04-25T17:15:00Z">
        <w:r w:rsidR="00F80DC6">
          <w:rPr>
            <w:lang w:val="en-GB"/>
          </w:rPr>
          <w:t>annually</w:t>
        </w:r>
      </w:ins>
      <w:r w:rsidR="00897240" w:rsidRPr="003F7195">
        <w:rPr>
          <w:lang w:val="en-GB"/>
        </w:rPr>
        <w:t xml:space="preserve">. </w:t>
      </w:r>
      <w:r w:rsidRPr="003F7195">
        <w:rPr>
          <w:lang w:val="en-GB"/>
        </w:rPr>
        <w:fldChar w:fldCharType="begin"/>
      </w:r>
      <w:r w:rsidR="009126C3">
        <w:rPr>
          <w:lang w:val="en-GB"/>
        </w:rPr>
        <w:instrText xml:space="preserve"> ADDIN ZOTERO_ITEM CSL_CITATION {"citationID":"zbOOV1WQ","properties":{"formattedCitation":"(4)","plainCitation":"(4)","noteIndex":0},"citationItems":[{"id":116,"uris":["http://zotero.org/users/local/dRJOFA2S/items/RKXJNGFK"],"itemData":{"id":116,"type":"post-weblog","language":"sv-SE","title":"årsrapport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Pr="003F7195">
        <w:rPr>
          <w:lang w:val="en-GB"/>
        </w:rPr>
        <w:fldChar w:fldCharType="separate"/>
      </w:r>
      <w:r w:rsidR="009126C3" w:rsidRPr="009126C3">
        <w:t>(4)</w:t>
      </w:r>
      <w:r w:rsidRPr="003F7195">
        <w:rPr>
          <w:lang w:val="en-GB"/>
        </w:rPr>
        <w:fldChar w:fldCharType="end"/>
      </w:r>
      <w:r w:rsidR="00B451A8">
        <w:rPr>
          <w:lang w:val="en-GB"/>
        </w:rPr>
        <w:t xml:space="preserve"> </w:t>
      </w:r>
      <w:r w:rsidR="005152F5">
        <w:rPr>
          <w:lang w:val="en-GB"/>
        </w:rPr>
        <w:t xml:space="preserve">In </w:t>
      </w:r>
      <w:ins w:id="6" w:author="Jonatan Attergrim" w:date="2023-04-25T17:16:00Z">
        <w:r w:rsidR="00F80DC6">
          <w:rPr>
            <w:lang w:val="en-GB"/>
          </w:rPr>
          <w:t xml:space="preserve">the </w:t>
        </w:r>
      </w:ins>
      <w:r w:rsidR="005152F5">
        <w:rPr>
          <w:lang w:val="en-GB"/>
        </w:rPr>
        <w:t xml:space="preserve">US, </w:t>
      </w:r>
      <w:r w:rsidR="007E442F">
        <w:rPr>
          <w:lang w:val="en-GB"/>
        </w:rPr>
        <w:t>t</w:t>
      </w:r>
      <w:r w:rsidR="00B451A8">
        <w:rPr>
          <w:lang w:val="en-GB"/>
        </w:rPr>
        <w:t xml:space="preserve">he </w:t>
      </w:r>
      <w:r w:rsidR="00494197">
        <w:rPr>
          <w:lang w:val="en-GB"/>
        </w:rPr>
        <w:t xml:space="preserve">American College of Surgeons (ASC) </w:t>
      </w:r>
      <w:r w:rsidR="00DB1369">
        <w:rPr>
          <w:lang w:val="en-GB"/>
        </w:rPr>
        <w:t>initiated the</w:t>
      </w:r>
      <w:r w:rsidR="00D607AD">
        <w:rPr>
          <w:lang w:val="en-GB"/>
        </w:rPr>
        <w:t xml:space="preserve"> </w:t>
      </w:r>
      <w:r w:rsidR="00245E07">
        <w:rPr>
          <w:lang w:val="en-GB"/>
        </w:rPr>
        <w:t>Trauma Quality Improvement Program (TQIP)</w:t>
      </w:r>
      <w:r w:rsidR="00FE5AAF">
        <w:rPr>
          <w:lang w:val="en-GB"/>
        </w:rPr>
        <w:t xml:space="preserve"> </w:t>
      </w:r>
      <w:r w:rsidR="00DB1369">
        <w:rPr>
          <w:lang w:val="en-GB"/>
        </w:rPr>
        <w:t xml:space="preserve">in 2008 </w:t>
      </w:r>
      <w:r w:rsidR="0001088B">
        <w:rPr>
          <w:lang w:val="en-GB"/>
        </w:rPr>
        <w:t xml:space="preserve">to </w:t>
      </w:r>
      <w:r w:rsidR="00FE5AAF">
        <w:rPr>
          <w:lang w:val="en-GB"/>
        </w:rPr>
        <w:t xml:space="preserve">improve </w:t>
      </w:r>
      <w:r w:rsidR="0001088B">
        <w:rPr>
          <w:lang w:val="en-GB"/>
        </w:rPr>
        <w:t>trauma care quality and outcomes.</w:t>
      </w:r>
      <w:r w:rsidR="001A3D79">
        <w:rPr>
          <w:lang w:val="en-GB"/>
        </w:rPr>
        <w:t xml:space="preserve"> The program </w:t>
      </w:r>
      <w:r w:rsidR="00A544A5">
        <w:rPr>
          <w:lang w:val="en-GB"/>
        </w:rPr>
        <w:t>provides trauma care</w:t>
      </w:r>
      <w:r w:rsidR="002021EB">
        <w:rPr>
          <w:lang w:val="en-GB"/>
        </w:rPr>
        <w:t xml:space="preserve"> </w:t>
      </w:r>
      <w:r w:rsidR="007D43EE">
        <w:rPr>
          <w:lang w:val="en-GB"/>
        </w:rPr>
        <w:t xml:space="preserve">providers with </w:t>
      </w:r>
      <w:r w:rsidR="008E3DAE">
        <w:rPr>
          <w:lang w:val="en-GB"/>
        </w:rPr>
        <w:t>guidelines</w:t>
      </w:r>
      <w:r w:rsidR="00197846">
        <w:rPr>
          <w:lang w:val="en-GB"/>
        </w:rPr>
        <w:t xml:space="preserve"> and recommendations on how to manage </w:t>
      </w:r>
      <w:r w:rsidR="00072C5E">
        <w:rPr>
          <w:lang w:val="en-GB"/>
        </w:rPr>
        <w:t xml:space="preserve">different patient populations and injury types. </w:t>
      </w:r>
      <w:r w:rsidR="009004EE">
        <w:rPr>
          <w:lang w:val="en-GB"/>
        </w:rPr>
        <w:t xml:space="preserve">TQIP also </w:t>
      </w:r>
      <w:r w:rsidR="00C654DC">
        <w:rPr>
          <w:lang w:val="en-GB"/>
        </w:rPr>
        <w:t>collect</w:t>
      </w:r>
      <w:r w:rsidR="007363B4">
        <w:rPr>
          <w:lang w:val="en-GB"/>
        </w:rPr>
        <w:t xml:space="preserve"> </w:t>
      </w:r>
      <w:r w:rsidR="00546CCE">
        <w:rPr>
          <w:lang w:val="en-GB"/>
        </w:rPr>
        <w:t>data from</w:t>
      </w:r>
      <w:r w:rsidR="00B75D36">
        <w:rPr>
          <w:lang w:val="en-GB"/>
        </w:rPr>
        <w:t xml:space="preserve"> trauma centres</w:t>
      </w:r>
      <w:r w:rsidR="0091373C">
        <w:rPr>
          <w:lang w:val="en-GB"/>
        </w:rPr>
        <w:t xml:space="preserve"> for</w:t>
      </w:r>
      <w:r w:rsidR="00FE5AAF">
        <w:rPr>
          <w:lang w:val="en-GB"/>
        </w:rPr>
        <w:t xml:space="preserve"> </w:t>
      </w:r>
      <w:r w:rsidR="00696160">
        <w:rPr>
          <w:lang w:val="en-GB"/>
        </w:rPr>
        <w:t>benchmark</w:t>
      </w:r>
      <w:r w:rsidR="0091373C">
        <w:rPr>
          <w:lang w:val="en-GB"/>
        </w:rPr>
        <w:t>ing</w:t>
      </w:r>
      <w:r w:rsidR="00FE5AAF">
        <w:rPr>
          <w:lang w:val="en-GB"/>
        </w:rPr>
        <w:t xml:space="preserve"> </w:t>
      </w:r>
      <w:r w:rsidR="00B75D36">
        <w:rPr>
          <w:lang w:val="en-GB"/>
        </w:rPr>
        <w:t>and</w:t>
      </w:r>
      <w:r w:rsidR="00A06F39">
        <w:rPr>
          <w:lang w:val="en-GB"/>
        </w:rPr>
        <w:t xml:space="preserve"> </w:t>
      </w:r>
      <w:r w:rsidR="007F3D64">
        <w:rPr>
          <w:lang w:val="en-GB"/>
        </w:rPr>
        <w:t>repor</w:t>
      </w:r>
      <w:r w:rsidR="0091373C">
        <w:rPr>
          <w:lang w:val="en-GB"/>
        </w:rPr>
        <w:t xml:space="preserve">t </w:t>
      </w:r>
      <w:r w:rsidR="005F5933">
        <w:rPr>
          <w:lang w:val="en-GB"/>
        </w:rPr>
        <w:t>feedback</w:t>
      </w:r>
      <w:r w:rsidR="0068226B">
        <w:rPr>
          <w:lang w:val="en-GB"/>
        </w:rPr>
        <w:t xml:space="preserve">. </w:t>
      </w:r>
      <w:r w:rsidR="00B07FAC">
        <w:rPr>
          <w:lang w:val="en-GB"/>
        </w:rPr>
        <w:t xml:space="preserve"> From 2017, the T</w:t>
      </w:r>
      <w:r w:rsidR="009C6B70">
        <w:rPr>
          <w:lang w:val="en-GB"/>
        </w:rPr>
        <w:t>QIP report benchmark</w:t>
      </w:r>
      <w:r w:rsidR="00D92AC0">
        <w:rPr>
          <w:lang w:val="en-GB"/>
        </w:rPr>
        <w:t>s</w:t>
      </w:r>
      <w:r w:rsidR="009C6B70">
        <w:rPr>
          <w:lang w:val="en-GB"/>
        </w:rPr>
        <w:t xml:space="preserve"> on 10 patient</w:t>
      </w:r>
      <w:r w:rsidR="00EE08FA">
        <w:rPr>
          <w:lang w:val="en-GB"/>
        </w:rPr>
        <w:t xml:space="preserve"> </w:t>
      </w:r>
      <w:r w:rsidR="009C6B70">
        <w:rPr>
          <w:lang w:val="en-GB"/>
        </w:rPr>
        <w:t>cohort</w:t>
      </w:r>
      <w:r w:rsidR="00D92AC0">
        <w:rPr>
          <w:lang w:val="en-GB"/>
        </w:rPr>
        <w:t xml:space="preserve">s, for which </w:t>
      </w:r>
      <w:r w:rsidR="00E16191">
        <w:rPr>
          <w:lang w:val="en-GB"/>
        </w:rPr>
        <w:t xml:space="preserve">risk adjusted estimates for outcomes and complications are </w:t>
      </w:r>
      <w:r w:rsidR="00EE08FA">
        <w:rPr>
          <w:lang w:val="en-GB"/>
        </w:rPr>
        <w:t>calculated</w:t>
      </w:r>
      <w:r w:rsidR="00BA3F87">
        <w:rPr>
          <w:lang w:val="en-GB"/>
        </w:rPr>
        <w:t xml:space="preserve"> and guidelines provided</w:t>
      </w:r>
      <w:r w:rsidR="002E3DBC">
        <w:rPr>
          <w:lang w:val="en-GB"/>
        </w:rPr>
        <w:t xml:space="preserve"> </w:t>
      </w:r>
      <w:r w:rsidR="002E3DBC">
        <w:rPr>
          <w:lang w:val="en-GB"/>
        </w:rPr>
        <w:fldChar w:fldCharType="begin"/>
      </w:r>
      <w:r w:rsidR="002E3DBC">
        <w:rPr>
          <w:lang w:val="en-GB"/>
        </w:rPr>
        <w:instrText xml:space="preserve"> ADDIN ZOTERO_ITEM CSL_CITATION {"citationID":"HhjFbhAQ","properties":{"formattedCitation":"(5)","plainCitation":"(5)","noteIndex":0},"citationItems":[{"id":115,"uris":["http://zotero.org/users/local/dRJOFA2S/items/38KTGW56"],"itemData":{"id":115,"type":"article-journal","abstract":"The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2E3DBC">
        <w:rPr>
          <w:lang w:val="en-GB"/>
        </w:rPr>
        <w:fldChar w:fldCharType="separate"/>
      </w:r>
      <w:r w:rsidR="002E3DBC" w:rsidRPr="002E3DBC">
        <w:t>(5)</w:t>
      </w:r>
      <w:r w:rsidR="002E3DBC">
        <w:rPr>
          <w:lang w:val="en-GB"/>
        </w:rPr>
        <w:fldChar w:fldCharType="end"/>
      </w:r>
      <w:r w:rsidR="00EE08FA">
        <w:rPr>
          <w:lang w:val="en-GB"/>
        </w:rPr>
        <w:t>.</w:t>
      </w:r>
    </w:p>
    <w:p w14:paraId="27F693A0" w14:textId="77777777" w:rsidR="00C569A2" w:rsidRDefault="00C569A2" w:rsidP="005D6FA2">
      <w:pPr>
        <w:pStyle w:val="Brdtext1"/>
        <w:rPr>
          <w:lang w:val="en-GB"/>
        </w:rPr>
      </w:pPr>
    </w:p>
    <w:p w14:paraId="4E648C9D" w14:textId="5C4E8086" w:rsidR="000D3020" w:rsidRPr="003F7195" w:rsidRDefault="00F27F1D" w:rsidP="005D6FA2">
      <w:pPr>
        <w:pStyle w:val="Brdtext1"/>
        <w:rPr>
          <w:lang w:val="en-GB"/>
        </w:rPr>
      </w:pPr>
      <w:r>
        <w:rPr>
          <w:lang w:val="en-GB"/>
        </w:rPr>
        <w:t>Multip</w:t>
      </w:r>
      <w:r w:rsidR="003860F4">
        <w:rPr>
          <w:lang w:val="en-GB"/>
        </w:rPr>
        <w:t xml:space="preserve">le TQIP programs have been developed </w:t>
      </w:r>
      <w:r w:rsidR="00C175BA">
        <w:rPr>
          <w:lang w:val="en-GB"/>
        </w:rPr>
        <w:t xml:space="preserve">and </w:t>
      </w:r>
      <w:r w:rsidR="0045526B">
        <w:rPr>
          <w:lang w:val="en-GB"/>
        </w:rPr>
        <w:t>implemented globally</w:t>
      </w:r>
      <w:r w:rsidR="00645AEE">
        <w:rPr>
          <w:lang w:val="en-GB"/>
        </w:rPr>
        <w:t xml:space="preserve"> </w:t>
      </w:r>
      <w:r w:rsidR="00645AEE">
        <w:rPr>
          <w:lang w:val="en-GB"/>
        </w:rPr>
        <w:fldChar w:fldCharType="begin"/>
      </w:r>
      <w:r w:rsidR="00645AEE">
        <w:rPr>
          <w:lang w:val="en-GB"/>
        </w:rPr>
        <w:instrText xml:space="preserve"> ADDIN ZOTERO_ITEM CSL_CITATION {"citationID":"Fczi9LSA","properties":{"formattedCitation":"(6)","plainCitation":"(6)","noteIndex":0},"citationItems":[{"id":163,"uris":["http://zotero.org/users/local/dRJOFA2S/items/5MRWAPES"],"itemData":{"id":163,"type":"article-journal","abstract":"Objective  Trauma is a leading cause of mortality and morbidity globally, disproportionately affecting low/ middle-­income countries (LMICs). Understanding the factors determining implementation success for in-­hospital Trauma Quality Improvement Programs (TQIPs) is critical to reducing the global trauma burden. We synthesised topical literature to identify key facilitators and barriers to in-­hospital TQIP implementation across country income levels. Design  Scoping review. Data sources  PubMed, Web of Science and Global Index Medicus databases were searched from June 2009 to January 2022. Eligibility criteria  Published literature involving any study design, written in English and evaluating any implemented in-­hospital quality improvement programme in trauma populations worldwide. Literature that was non-­ English, unpublished and involved non-­hospital TQIPs was excluded. Data extraction and synthesis  Two reviewers completed a three-­stage screening process using Covidence, with any discrepancies resolved through a third reviewer. Content analysis using the Consolidated Framework for Implementation Research identified facilitator and barrier themes for in-­hospital TQIP implementation.\nResults  Twenty-­eight studies met the eligibility criteria from 3923 studies identified. The most discussed in-­hospital TQIPs in included literature were trauma registries. Facilitators and barriers were similar across all country income levels. The main facilitator themes identified were the prioritisation of staff education and training, strengthening stakeholder dialogue and providing standardised best-­practice guidelines. The key barrier theme identified in LMICs was poor data quality, while high-­income countries (HICs) had reduced communication across professional hierarchies.\nConclusions  Stakeholder prioritisation of in-­hospital TQIPs, along with increased knowledge and consensus of trauma care best practices, are essential efforts to reduce the global trauma burden. The primary focus of future studies on in-­hospital TQIPs in LMICs should target improving registry data quality, while interventions in HICs should target strengthening communication channels between healthcare professionals.","container-title":"BMJ Open","DOI":"10.1136/bmjopen-2022-068219","ISSN":"2044-6055, 2044-6055","issue":"2","journalAbbreviation":"BMJ Open","language":"en","page":"e068219","source":"DOI.org (Crossref)","title":"Facilitators and barriers impacting in-hospital Trauma Quality Improvement Program (TQIP) implementation across country income levels: a scoping review","title-short":"Facilitators and barriers impacting in-hospital Trauma Quality Improvement Program (TQIP) implementation across country income levels","volume":"13","author":[{"family":"Kapanadze","given":"George"},{"family":"Berg","given":"Johanna"},{"family":"Sun","given":"Yue"},{"family":"Gerdin Wärnberg","given":"Martin"}],"issued":{"date-parts":[["2023",2]]}}}],"schema":"https://github.com/citation-style-language/schema/raw/master/csl-citation.json"} </w:instrText>
      </w:r>
      <w:r w:rsidR="00645AEE">
        <w:rPr>
          <w:lang w:val="en-GB"/>
        </w:rPr>
        <w:fldChar w:fldCharType="separate"/>
      </w:r>
      <w:r w:rsidR="00645AEE" w:rsidRPr="00645AEE">
        <w:t>(6)</w:t>
      </w:r>
      <w:r w:rsidR="00645AEE">
        <w:rPr>
          <w:lang w:val="en-GB"/>
        </w:rPr>
        <w:fldChar w:fldCharType="end"/>
      </w:r>
      <w:r w:rsidR="0045526B">
        <w:rPr>
          <w:lang w:val="en-GB"/>
        </w:rPr>
        <w:t>. To</w:t>
      </w:r>
      <w:r w:rsidR="005F7DCA">
        <w:rPr>
          <w:lang w:val="en-GB"/>
        </w:rPr>
        <w:t xml:space="preserve"> facilitate research</w:t>
      </w:r>
      <w:r w:rsidR="00897923">
        <w:rPr>
          <w:lang w:val="en-GB"/>
        </w:rPr>
        <w:t xml:space="preserve">, </w:t>
      </w:r>
      <w:r w:rsidR="00470C5E">
        <w:rPr>
          <w:lang w:val="en-GB"/>
        </w:rPr>
        <w:t>benchmarking</w:t>
      </w:r>
      <w:r w:rsidR="00897923">
        <w:rPr>
          <w:lang w:val="en-GB"/>
        </w:rPr>
        <w:t xml:space="preserve"> and implementation of guidelines</w:t>
      </w:r>
      <w:r w:rsidR="00F11405">
        <w:rPr>
          <w:lang w:val="en-GB"/>
        </w:rPr>
        <w:t xml:space="preserve"> </w:t>
      </w:r>
      <w:r w:rsidR="006D14B2">
        <w:rPr>
          <w:lang w:val="en-GB"/>
        </w:rPr>
        <w:t>trauma patients are generally grouped</w:t>
      </w:r>
      <w:r w:rsidR="00897923">
        <w:rPr>
          <w:lang w:val="en-GB"/>
        </w:rPr>
        <w:t xml:space="preserve"> according to </w:t>
      </w:r>
      <w:r w:rsidR="006752DC">
        <w:rPr>
          <w:lang w:val="en-GB"/>
        </w:rPr>
        <w:t>injury</w:t>
      </w:r>
      <w:r w:rsidR="00BD24BC">
        <w:rPr>
          <w:lang w:val="en-GB"/>
        </w:rPr>
        <w:t xml:space="preserve"> or population</w:t>
      </w:r>
      <w:r w:rsidR="006752DC">
        <w:rPr>
          <w:lang w:val="en-GB"/>
        </w:rPr>
        <w:t xml:space="preserve"> characteristics</w:t>
      </w:r>
      <w:r w:rsidR="009203A1">
        <w:rPr>
          <w:lang w:val="en-GB"/>
        </w:rPr>
        <w:t xml:space="preserve"> </w:t>
      </w:r>
      <w:r w:rsidR="009203A1">
        <w:rPr>
          <w:lang w:val="en-GB"/>
        </w:rPr>
        <w:fldChar w:fldCharType="begin"/>
      </w:r>
      <w:r w:rsidR="009203A1">
        <w:rPr>
          <w:lang w:val="en-GB"/>
        </w:rPr>
        <w:instrText xml:space="preserve"> ADDIN ZOTERO_ITEM CSL_CITATION {"citationID":"wPwoej1u","properties":{"formattedCitation":"(5)","plainCitation":"(5)","noteIndex":0},"citationItems":[{"id":115,"uris":["http://zotero.org/users/local/dRJOFA2S/items/38KTGW56"],"itemData":{"id":115,"type":"article-journal","abstract":"The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9203A1">
        <w:rPr>
          <w:lang w:val="en-GB"/>
        </w:rPr>
        <w:fldChar w:fldCharType="separate"/>
      </w:r>
      <w:r w:rsidR="009203A1" w:rsidRPr="009203A1">
        <w:t>(5)</w:t>
      </w:r>
      <w:r w:rsidR="009203A1">
        <w:rPr>
          <w:lang w:val="en-GB"/>
        </w:rPr>
        <w:fldChar w:fldCharType="end"/>
      </w:r>
      <w:r w:rsidR="008A0F39">
        <w:rPr>
          <w:lang w:val="en-GB"/>
        </w:rPr>
        <w:t>.</w:t>
      </w:r>
      <w:r w:rsidR="007145F9">
        <w:rPr>
          <w:lang w:val="en-GB"/>
        </w:rPr>
        <w:t xml:space="preserve"> Roughly, trauma patients can </w:t>
      </w:r>
      <w:r w:rsidR="00586901">
        <w:rPr>
          <w:lang w:val="en-GB"/>
        </w:rPr>
        <w:t xml:space="preserve"> be </w:t>
      </w:r>
      <w:r w:rsidR="007145F9">
        <w:rPr>
          <w:lang w:val="en-GB"/>
        </w:rPr>
        <w:t>divided</w:t>
      </w:r>
      <w:r w:rsidR="00586901">
        <w:rPr>
          <w:lang w:val="en-GB"/>
        </w:rPr>
        <w:t xml:space="preserve"> </w:t>
      </w:r>
      <w:r w:rsidR="007145F9">
        <w:rPr>
          <w:lang w:val="en-GB"/>
        </w:rPr>
        <w:t xml:space="preserve">into </w:t>
      </w:r>
      <w:r w:rsidR="00C73F24" w:rsidRPr="003F7195">
        <w:rPr>
          <w:lang w:val="en-GB"/>
        </w:rPr>
        <w:t xml:space="preserve">two categories based </w:t>
      </w:r>
      <w:r w:rsidR="00EC2E79" w:rsidRPr="003F7195">
        <w:rPr>
          <w:lang w:val="en-GB"/>
        </w:rPr>
        <w:t>o</w:t>
      </w:r>
      <w:r w:rsidR="00C73F24" w:rsidRPr="003F7195">
        <w:rPr>
          <w:lang w:val="en-GB"/>
        </w:rPr>
        <w:t>n</w:t>
      </w:r>
      <w:r w:rsidR="00D67CBE" w:rsidRPr="003F7195">
        <w:rPr>
          <w:lang w:val="en-GB"/>
        </w:rPr>
        <w:t xml:space="preserve"> </w:t>
      </w:r>
      <w:r w:rsidR="004E2E62" w:rsidRPr="003F7195">
        <w:rPr>
          <w:lang w:val="en-GB"/>
        </w:rPr>
        <w:t xml:space="preserve">the </w:t>
      </w:r>
      <w:r w:rsidR="00D67CBE" w:rsidRPr="003F7195">
        <w:rPr>
          <w:lang w:val="en-GB"/>
        </w:rPr>
        <w:t xml:space="preserve">mechanism of injury; </w:t>
      </w:r>
      <w:r w:rsidR="007E502B" w:rsidRPr="003F7195">
        <w:rPr>
          <w:lang w:val="en-GB"/>
        </w:rPr>
        <w:t>penetrati</w:t>
      </w:r>
      <w:r w:rsidR="00516D66" w:rsidRPr="003F7195">
        <w:rPr>
          <w:lang w:val="en-GB"/>
        </w:rPr>
        <w:t>ng (stab wounds or gunshots)</w:t>
      </w:r>
      <w:r w:rsidR="007E502B" w:rsidRPr="003F7195">
        <w:rPr>
          <w:lang w:val="en-GB"/>
        </w:rPr>
        <w:t xml:space="preserve"> and blunt</w:t>
      </w:r>
      <w:r w:rsidR="00516D66" w:rsidRPr="003F7195">
        <w:rPr>
          <w:lang w:val="en-GB"/>
        </w:rPr>
        <w:t xml:space="preserve"> (</w:t>
      </w:r>
      <w:r w:rsidR="002734AE" w:rsidRPr="003F7195">
        <w:rPr>
          <w:lang w:val="en-GB"/>
        </w:rPr>
        <w:t xml:space="preserve"> </w:t>
      </w:r>
      <w:r w:rsidR="00516D66" w:rsidRPr="003F7195">
        <w:rPr>
          <w:lang w:val="en-GB"/>
        </w:rPr>
        <w:t>e.g.</w:t>
      </w:r>
      <w:r w:rsidR="002734AE" w:rsidRPr="003F7195">
        <w:rPr>
          <w:lang w:val="en-GB"/>
        </w:rPr>
        <w:t xml:space="preserve"> car accidents</w:t>
      </w:r>
      <w:r w:rsidR="00AF4124" w:rsidRPr="003F7195">
        <w:rPr>
          <w:lang w:val="en-GB"/>
        </w:rPr>
        <w:t>, falls and interpersonal violence)</w:t>
      </w:r>
      <w:r w:rsidR="007E502B" w:rsidRPr="003F7195">
        <w:rPr>
          <w:lang w:val="en-GB"/>
        </w:rPr>
        <w:t xml:space="preserve"> </w:t>
      </w:r>
      <w:r w:rsidR="005D6FA2" w:rsidRPr="003F7195">
        <w:rPr>
          <w:lang w:val="en-GB"/>
        </w:rPr>
        <w:fldChar w:fldCharType="begin"/>
      </w:r>
      <w:r w:rsidR="00645AEE">
        <w:rPr>
          <w:lang w:val="en-GB"/>
        </w:rPr>
        <w:instrText xml:space="preserve"> ADDIN ZOTERO_ITEM CSL_CITATION {"citationID":"kX2LYSPz","properties":{"formattedCitation":"(7)","plainCitation":"(7)","noteIndex":0},"citationItems":[{"id":109,"uris":["http://zotero.org/users/local/dRJOFA2S/items/5Z7EAFNZ"],"itemData":{"id":109,"type":"article-journal","abstract":"Student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 </w:instrText>
      </w:r>
      <w:r w:rsidR="005D6FA2" w:rsidRPr="003F7195">
        <w:rPr>
          <w:lang w:val="en-GB"/>
        </w:rPr>
        <w:fldChar w:fldCharType="separate"/>
      </w:r>
      <w:r w:rsidR="00645AEE" w:rsidRPr="00645AEE">
        <w:t>(7)</w:t>
      </w:r>
      <w:r w:rsidR="005D6FA2" w:rsidRPr="003F7195">
        <w:rPr>
          <w:lang w:val="en-GB"/>
        </w:rPr>
        <w:fldChar w:fldCharType="end"/>
      </w:r>
      <w:r w:rsidR="00491EC1" w:rsidRPr="003F7195">
        <w:rPr>
          <w:lang w:val="en-GB"/>
        </w:rPr>
        <w:t>.</w:t>
      </w:r>
      <w:r w:rsidR="007B24C2" w:rsidRPr="003F7195">
        <w:rPr>
          <w:lang w:val="en-GB"/>
        </w:rPr>
        <w:t xml:space="preserve"> </w:t>
      </w:r>
      <w:r w:rsidR="009D5377" w:rsidRPr="003F7195">
        <w:rPr>
          <w:lang w:val="en-GB"/>
        </w:rPr>
        <w:t xml:space="preserve"> Overall, </w:t>
      </w:r>
      <w:r w:rsidR="00BE7617" w:rsidRPr="003F7195">
        <w:rPr>
          <w:lang w:val="en-GB"/>
        </w:rPr>
        <w:t xml:space="preserve">brain injury is </w:t>
      </w:r>
      <w:r w:rsidR="009D5377" w:rsidRPr="003F7195">
        <w:rPr>
          <w:lang w:val="en-GB"/>
        </w:rPr>
        <w:t xml:space="preserve">the most common cause of </w:t>
      </w:r>
      <w:r w:rsidR="001219B2" w:rsidRPr="003F7195">
        <w:rPr>
          <w:lang w:val="en-GB"/>
        </w:rPr>
        <w:t>trauma related death</w:t>
      </w:r>
      <w:r w:rsidR="00814FDC" w:rsidRPr="003F7195">
        <w:rPr>
          <w:lang w:val="en-GB"/>
        </w:rPr>
        <w:t>, counting for 58</w:t>
      </w:r>
      <w:r w:rsidR="00B97583">
        <w:rPr>
          <w:lang w:val="en-GB"/>
        </w:rPr>
        <w:t>.</w:t>
      </w:r>
      <w:r w:rsidR="00CB4CD3" w:rsidRPr="003F7195">
        <w:rPr>
          <w:lang w:val="en-GB"/>
        </w:rPr>
        <w:t>6</w:t>
      </w:r>
      <w:r w:rsidR="00814FDC" w:rsidRPr="003F7195">
        <w:rPr>
          <w:lang w:val="en-GB"/>
        </w:rPr>
        <w:t xml:space="preserve"> percent</w:t>
      </w:r>
      <w:r w:rsidR="007242AA">
        <w:rPr>
          <w:lang w:val="en-GB"/>
        </w:rPr>
        <w:t xml:space="preserve"> of all</w:t>
      </w:r>
      <w:r w:rsidR="00797C22">
        <w:rPr>
          <w:lang w:val="en-GB"/>
        </w:rPr>
        <w:t xml:space="preserve"> trauma deaths in Sweden</w:t>
      </w:r>
      <w:r w:rsidR="00980B22">
        <w:rPr>
          <w:lang w:val="en-GB"/>
        </w:rPr>
        <w:t xml:space="preserve"> </w:t>
      </w:r>
      <w:r w:rsidR="00980B22">
        <w:rPr>
          <w:lang w:val="en-GB"/>
        </w:rPr>
        <w:fldChar w:fldCharType="begin"/>
      </w:r>
      <w:r w:rsidR="00645AEE">
        <w:rPr>
          <w:lang w:val="en-GB"/>
        </w:rPr>
        <w:instrText xml:space="preserve"> ADDIN ZOTERO_ITEM CSL_CITATION {"citationID":"yKL8KcZ3","properties":{"formattedCitation":"(8)","plainCitation":"(8)","noteIndex":0},"citationItems":[{"id":93,"uris":["http://zotero.org/users/local/dRJOFA2S/items/YVXZJ9RR"],"itemData":{"id":93,"type":"article-journal","abstract":"Securing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980B22">
        <w:rPr>
          <w:lang w:val="en-GB"/>
        </w:rPr>
        <w:fldChar w:fldCharType="separate"/>
      </w:r>
      <w:r w:rsidR="00645AEE" w:rsidRPr="00645AEE">
        <w:t>(8)</w:t>
      </w:r>
      <w:r w:rsidR="00980B22">
        <w:rPr>
          <w:lang w:val="en-GB"/>
        </w:rPr>
        <w:fldChar w:fldCharType="end"/>
      </w:r>
      <w:r w:rsidR="007C70DD" w:rsidRPr="003F7195">
        <w:rPr>
          <w:lang w:val="en-GB"/>
        </w:rPr>
        <w:t>.</w:t>
      </w:r>
      <w:r w:rsidR="00A80981" w:rsidRPr="003F7195">
        <w:rPr>
          <w:lang w:val="en-GB"/>
        </w:rPr>
        <w:t xml:space="preserve"> In 2021, 62 percent of</w:t>
      </w:r>
      <w:r w:rsidR="007C70DD" w:rsidRPr="003F7195">
        <w:rPr>
          <w:lang w:val="en-GB"/>
        </w:rPr>
        <w:t xml:space="preserve"> patients </w:t>
      </w:r>
      <w:r w:rsidR="0035331F" w:rsidRPr="003F7195">
        <w:rPr>
          <w:lang w:val="en-GB"/>
        </w:rPr>
        <w:t>passing from blunt</w:t>
      </w:r>
      <w:r w:rsidR="00612866" w:rsidRPr="003F7195">
        <w:rPr>
          <w:lang w:val="en-GB"/>
        </w:rPr>
        <w:t xml:space="preserve"> </w:t>
      </w:r>
      <w:r w:rsidR="00BE54B0" w:rsidRPr="003F7195">
        <w:rPr>
          <w:lang w:val="en-GB"/>
        </w:rPr>
        <w:t>violence</w:t>
      </w:r>
      <w:r w:rsidR="00123AE5" w:rsidRPr="003F7195">
        <w:rPr>
          <w:lang w:val="en-GB"/>
        </w:rPr>
        <w:t xml:space="preserve"> in Sweden</w:t>
      </w:r>
      <w:r w:rsidR="00A80981" w:rsidRPr="003F7195">
        <w:rPr>
          <w:lang w:val="en-GB"/>
        </w:rPr>
        <w:t xml:space="preserve"> </w:t>
      </w:r>
      <w:r w:rsidR="00A93491" w:rsidRPr="003F7195">
        <w:rPr>
          <w:lang w:val="en-GB"/>
        </w:rPr>
        <w:t>did so due to</w:t>
      </w:r>
      <w:r w:rsidR="00FD6432" w:rsidRPr="003F7195">
        <w:rPr>
          <w:lang w:val="en-GB"/>
        </w:rPr>
        <w:t xml:space="preserve"> </w:t>
      </w:r>
      <w:r w:rsidR="00714257" w:rsidRPr="003F7195">
        <w:rPr>
          <w:lang w:val="en-GB"/>
        </w:rPr>
        <w:t>damage of the brain</w:t>
      </w:r>
      <w:r w:rsidR="00816348" w:rsidRPr="003F7195">
        <w:rPr>
          <w:lang w:val="en-GB"/>
        </w:rPr>
        <w:t xml:space="preserve">. </w:t>
      </w:r>
      <w:r w:rsidR="00376FD2" w:rsidRPr="003F7195">
        <w:rPr>
          <w:lang w:val="en-GB"/>
        </w:rPr>
        <w:t>The</w:t>
      </w:r>
      <w:r w:rsidR="00136B7A" w:rsidRPr="003F7195">
        <w:rPr>
          <w:lang w:val="en-GB"/>
        </w:rPr>
        <w:t xml:space="preserve"> equivalent </w:t>
      </w:r>
      <w:r w:rsidR="00F90D6C" w:rsidRPr="003F7195">
        <w:rPr>
          <w:lang w:val="en-GB"/>
        </w:rPr>
        <w:t>figure for patients</w:t>
      </w:r>
      <w:r w:rsidR="00194EED">
        <w:rPr>
          <w:lang w:val="en-GB"/>
        </w:rPr>
        <w:t xml:space="preserve"> with</w:t>
      </w:r>
      <w:r w:rsidR="00376FD2" w:rsidRPr="003F7195">
        <w:rPr>
          <w:lang w:val="en-GB"/>
        </w:rPr>
        <w:t xml:space="preserve"> penetrating trauma </w:t>
      </w:r>
      <w:r w:rsidR="00611D26" w:rsidRPr="003F7195">
        <w:rPr>
          <w:lang w:val="en-GB"/>
        </w:rPr>
        <w:t>was</w:t>
      </w:r>
      <w:r w:rsidR="005D61DD" w:rsidRPr="003F7195">
        <w:rPr>
          <w:lang w:val="en-GB"/>
        </w:rPr>
        <w:t xml:space="preserve"> </w:t>
      </w:r>
      <w:r w:rsidR="00FD6432" w:rsidRPr="003F7195">
        <w:rPr>
          <w:lang w:val="en-GB"/>
        </w:rPr>
        <w:t xml:space="preserve"> 22 percent</w:t>
      </w:r>
      <w:r w:rsidR="00194EED">
        <w:rPr>
          <w:lang w:val="en-GB"/>
        </w:rPr>
        <w:t xml:space="preserve"> </w:t>
      </w:r>
      <w:r w:rsidR="00312CE4" w:rsidRPr="003F7195">
        <w:rPr>
          <w:lang w:val="en-GB"/>
        </w:rPr>
        <w:fldChar w:fldCharType="begin"/>
      </w:r>
      <w:r w:rsidR="00645AEE">
        <w:rPr>
          <w:lang w:val="en-GB"/>
        </w:rPr>
        <w:instrText xml:space="preserve"> ADDIN ZOTERO_ITEM CSL_CITATION {"citationID":"BEcnWNhM","properties":{"formattedCitation":"(8)","plainCitation":"(8)","noteIndex":0},"citationItems":[{"id":93,"uris":["http://zotero.org/users/local/dRJOFA2S/items/YVXZJ9RR"],"itemData":{"id":93,"type":"article-journal","abstract":"Securing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312CE4" w:rsidRPr="003F7195">
        <w:rPr>
          <w:lang w:val="en-GB"/>
        </w:rPr>
        <w:fldChar w:fldCharType="separate"/>
      </w:r>
      <w:r w:rsidR="00645AEE" w:rsidRPr="00645AEE">
        <w:t>(8)</w:t>
      </w:r>
      <w:r w:rsidR="00312CE4" w:rsidRPr="003F7195">
        <w:rPr>
          <w:lang w:val="en-GB"/>
        </w:rPr>
        <w:fldChar w:fldCharType="end"/>
      </w:r>
      <w:r w:rsidR="00312CE4" w:rsidRPr="003F7195">
        <w:rPr>
          <w:lang w:val="en-GB"/>
        </w:rPr>
        <w:t xml:space="preserve">. </w:t>
      </w:r>
      <w:r w:rsidR="009A6811">
        <w:rPr>
          <w:lang w:val="en-GB"/>
        </w:rPr>
        <w:t xml:space="preserve">Traumatic </w:t>
      </w:r>
      <w:r w:rsidR="009A55D0">
        <w:rPr>
          <w:lang w:val="en-GB"/>
        </w:rPr>
        <w:t>brain injury</w:t>
      </w:r>
      <w:r w:rsidR="00471DBF">
        <w:rPr>
          <w:lang w:val="en-GB"/>
        </w:rPr>
        <w:t xml:space="preserve"> (TBI)</w:t>
      </w:r>
      <w:r w:rsidR="009A55D0">
        <w:rPr>
          <w:lang w:val="en-GB"/>
        </w:rPr>
        <w:t xml:space="preserve"> </w:t>
      </w:r>
      <w:r w:rsidR="009A6811">
        <w:rPr>
          <w:lang w:val="en-GB"/>
        </w:rPr>
        <w:t>is thus highly</w:t>
      </w:r>
      <w:r w:rsidR="008E4FE4" w:rsidRPr="003F7195">
        <w:rPr>
          <w:lang w:val="en-GB"/>
        </w:rPr>
        <w:t xml:space="preserve"> associated with </w:t>
      </w:r>
      <w:r w:rsidR="00A72E8E" w:rsidRPr="003F7195">
        <w:rPr>
          <w:lang w:val="en-GB"/>
        </w:rPr>
        <w:t>fatal outcome</w:t>
      </w:r>
      <w:r w:rsidR="009A55D0">
        <w:rPr>
          <w:lang w:val="en-GB"/>
        </w:rPr>
        <w:t xml:space="preserve"> a</w:t>
      </w:r>
      <w:r w:rsidR="00CC61B6" w:rsidRPr="003F7195">
        <w:rPr>
          <w:lang w:val="en-GB"/>
        </w:rPr>
        <w:t xml:space="preserve">nd </w:t>
      </w:r>
      <w:r w:rsidR="009A6811">
        <w:rPr>
          <w:lang w:val="en-GB"/>
        </w:rPr>
        <w:t>is</w:t>
      </w:r>
      <w:r w:rsidR="008E4FE4" w:rsidRPr="003F7195">
        <w:rPr>
          <w:lang w:val="en-GB"/>
        </w:rPr>
        <w:t xml:space="preserve"> </w:t>
      </w:r>
      <w:r w:rsidR="0097608D" w:rsidRPr="003F7195">
        <w:rPr>
          <w:lang w:val="en-GB"/>
        </w:rPr>
        <w:t xml:space="preserve">weighing </w:t>
      </w:r>
      <w:r w:rsidR="002A01BA" w:rsidRPr="003F7195">
        <w:rPr>
          <w:lang w:val="en-GB"/>
        </w:rPr>
        <w:t>on</w:t>
      </w:r>
      <w:r w:rsidR="0097608D" w:rsidRPr="003F7195">
        <w:rPr>
          <w:lang w:val="en-GB"/>
        </w:rPr>
        <w:t xml:space="preserve"> mortality statistics </w:t>
      </w:r>
      <w:r w:rsidR="00CC61B6" w:rsidRPr="003F7195">
        <w:rPr>
          <w:lang w:val="en-GB"/>
        </w:rPr>
        <w:t>of both</w:t>
      </w:r>
      <w:r w:rsidR="006B56F2" w:rsidRPr="003F7195">
        <w:rPr>
          <w:lang w:val="en-GB"/>
        </w:rPr>
        <w:t xml:space="preserve"> </w:t>
      </w:r>
      <w:commentRangeStart w:id="7"/>
      <w:r w:rsidR="005D61DD" w:rsidRPr="003F7195">
        <w:rPr>
          <w:lang w:val="en-GB"/>
        </w:rPr>
        <w:t>cohor</w:t>
      </w:r>
      <w:r w:rsidR="00CC61B6" w:rsidRPr="003F7195">
        <w:rPr>
          <w:lang w:val="en-GB"/>
        </w:rPr>
        <w:t>t</w:t>
      </w:r>
      <w:r w:rsidR="00CE5EAA" w:rsidRPr="003F7195">
        <w:rPr>
          <w:lang w:val="en-GB"/>
        </w:rPr>
        <w:t>s</w:t>
      </w:r>
      <w:commentRangeEnd w:id="7"/>
      <w:r w:rsidR="00F80DC6">
        <w:rPr>
          <w:rStyle w:val="CommentReference"/>
          <w:bCs w:val="0"/>
          <w:lang w:val="sv-SE"/>
        </w:rPr>
        <w:commentReference w:id="7"/>
      </w:r>
      <w:r w:rsidR="009A55D0">
        <w:rPr>
          <w:lang w:val="en-GB"/>
        </w:rPr>
        <w:t xml:space="preserve"> </w:t>
      </w:r>
      <w:r w:rsidR="009A55D0" w:rsidRPr="003F7195">
        <w:rPr>
          <w:lang w:val="en-GB"/>
        </w:rPr>
        <w:t xml:space="preserve"> </w:t>
      </w:r>
      <w:r w:rsidR="009A55D0" w:rsidRPr="003F7195">
        <w:rPr>
          <w:lang w:val="en-GB"/>
        </w:rPr>
        <w:fldChar w:fldCharType="begin"/>
      </w:r>
      <w:r w:rsidR="009A55D0">
        <w:rPr>
          <w:lang w:val="en-GB"/>
        </w:rPr>
        <w:instrText xml:space="preserve"> ADDIN ZOTERO_ITEM CSL_CITATION {"citationID":"gs6UFfII","properties":{"formattedCitation":"(1,9)","plainCitation":"(1,9)","noteIndex":0},"citationItems":[{"id":25,"uris":["http://zotero.org/users/local/dRJOFA2S/items/V3J9VQA8"],"itemData":{"id":25,"type":"article-journal","abstract":"Background\nA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 </w:instrText>
      </w:r>
      <w:r w:rsidR="009A55D0" w:rsidRPr="003F7195">
        <w:rPr>
          <w:lang w:val="en-GB"/>
        </w:rPr>
        <w:fldChar w:fldCharType="separate"/>
      </w:r>
      <w:r w:rsidR="009A55D0" w:rsidRPr="00645AEE">
        <w:t>(1,9)</w:t>
      </w:r>
      <w:r w:rsidR="009A55D0" w:rsidRPr="003F7195">
        <w:rPr>
          <w:lang w:val="en-GB"/>
        </w:rPr>
        <w:fldChar w:fldCharType="end"/>
      </w:r>
      <w:r w:rsidR="00CC61B6" w:rsidRPr="003F7195">
        <w:rPr>
          <w:lang w:val="en-GB"/>
        </w:rPr>
        <w:t xml:space="preserve">. </w:t>
      </w:r>
    </w:p>
    <w:p w14:paraId="500649F6" w14:textId="77777777" w:rsidR="000C1A73" w:rsidRPr="003F7195" w:rsidRDefault="000C1A73" w:rsidP="005D6FA2">
      <w:pPr>
        <w:pStyle w:val="Brdtext1"/>
        <w:rPr>
          <w:lang w:val="en-GB"/>
        </w:rPr>
      </w:pPr>
    </w:p>
    <w:p w14:paraId="2CB8A952" w14:textId="5A8DB5D7" w:rsidR="00BB6F25" w:rsidRPr="003F7195" w:rsidRDefault="00092AFE" w:rsidP="00092AFE">
      <w:pPr>
        <w:pStyle w:val="Brdtext1"/>
        <w:rPr>
          <w:b/>
          <w:bCs w:val="0"/>
          <w:i/>
          <w:iCs/>
          <w:lang w:val="en-GB"/>
        </w:rPr>
      </w:pPr>
      <w:r w:rsidRPr="003F7195">
        <w:rPr>
          <w:i/>
          <w:iCs/>
          <w:lang w:val="en-GB"/>
        </w:rPr>
        <w:t>AIS score</w:t>
      </w:r>
    </w:p>
    <w:p w14:paraId="7D47C4BB" w14:textId="36BBF9E8" w:rsidR="00656CFA" w:rsidRDefault="002B27E8" w:rsidP="009203A1">
      <w:pPr>
        <w:pStyle w:val="Brdtext1"/>
        <w:rPr>
          <w:i/>
          <w:lang w:val="en-GB"/>
        </w:rPr>
      </w:pPr>
      <w:r>
        <w:rPr>
          <w:lang w:val="en-GB"/>
        </w:rPr>
        <w:t xml:space="preserve">For more precise </w:t>
      </w:r>
      <w:r w:rsidR="007D67A1">
        <w:rPr>
          <w:lang w:val="en-GB"/>
        </w:rPr>
        <w:t>categorisation</w:t>
      </w:r>
      <w:r w:rsidR="00BB6F25" w:rsidRPr="003F7195">
        <w:rPr>
          <w:lang w:val="en-GB"/>
        </w:rPr>
        <w:t xml:space="preserve"> </w:t>
      </w:r>
      <w:r w:rsidR="007D67A1">
        <w:rPr>
          <w:lang w:val="en-GB"/>
        </w:rPr>
        <w:t xml:space="preserve">of trauma injuries, the </w:t>
      </w:r>
      <w:r w:rsidR="00BB6F25" w:rsidRPr="003F7195">
        <w:rPr>
          <w:lang w:val="en-GB"/>
        </w:rPr>
        <w:t>abbreviated injury scale (AIS</w:t>
      </w:r>
      <w:r w:rsidR="00A121DD" w:rsidRPr="003F7195">
        <w:rPr>
          <w:lang w:val="en-GB"/>
        </w:rPr>
        <w:t>)</w:t>
      </w:r>
      <w:r w:rsidR="007D67A1">
        <w:rPr>
          <w:lang w:val="en-GB"/>
        </w:rPr>
        <w:t xml:space="preserve"> has been </w:t>
      </w:r>
      <w:r w:rsidR="006569F3">
        <w:rPr>
          <w:lang w:val="en-GB"/>
        </w:rPr>
        <w:t xml:space="preserve">implemented. </w:t>
      </w:r>
      <w:r w:rsidR="00CE03C8">
        <w:rPr>
          <w:lang w:val="en-GB"/>
        </w:rPr>
        <w:t>The AIS</w:t>
      </w:r>
      <w:r w:rsidR="00517141">
        <w:rPr>
          <w:lang w:val="en-GB"/>
        </w:rPr>
        <w:t>-system</w:t>
      </w:r>
      <w:r w:rsidR="005165B0">
        <w:rPr>
          <w:lang w:val="en-GB"/>
        </w:rPr>
        <w:t xml:space="preserve"> is presented as a</w:t>
      </w:r>
      <w:r w:rsidR="007857BB" w:rsidRPr="003F7195">
        <w:rPr>
          <w:lang w:val="en-GB"/>
        </w:rPr>
        <w:t xml:space="preserve"> seven-digit number </w:t>
      </w:r>
      <w:r w:rsidR="00A56768" w:rsidRPr="003F7195">
        <w:rPr>
          <w:lang w:val="en-GB"/>
        </w:rPr>
        <w:t>where</w:t>
      </w:r>
      <w:r w:rsidR="007857BB" w:rsidRPr="003F7195">
        <w:rPr>
          <w:lang w:val="en-GB"/>
        </w:rPr>
        <w:t xml:space="preserve"> each position</w:t>
      </w:r>
      <w:r w:rsidR="009536B4">
        <w:rPr>
          <w:lang w:val="en-GB"/>
        </w:rPr>
        <w:t xml:space="preserve"> derives to specific</w:t>
      </w:r>
      <w:r w:rsidR="007857BB" w:rsidRPr="003F7195">
        <w:rPr>
          <w:lang w:val="en-GB"/>
        </w:rPr>
        <w:t xml:space="preserve"> information on the injury. The first number indicates the body region (head, extremity etc) the second type of anatomic structure (muscle, skeletal etc.)</w:t>
      </w:r>
      <w:r w:rsidR="00A56768">
        <w:rPr>
          <w:lang w:val="en-GB"/>
        </w:rPr>
        <w:t>. T</w:t>
      </w:r>
      <w:r w:rsidR="007857BB" w:rsidRPr="003F7195">
        <w:rPr>
          <w:lang w:val="en-GB"/>
        </w:rPr>
        <w:t xml:space="preserve">he following two-digit number </w:t>
      </w:r>
      <w:r w:rsidR="000562BC">
        <w:rPr>
          <w:lang w:val="en-GB"/>
        </w:rPr>
        <w:t>tells the</w:t>
      </w:r>
      <w:r w:rsidR="007857BB" w:rsidRPr="003F7195">
        <w:rPr>
          <w:lang w:val="en-GB"/>
        </w:rPr>
        <w:t xml:space="preserve"> specific anatomic structure (</w:t>
      </w:r>
      <w:proofErr w:type="gramStart"/>
      <w:r w:rsidR="007857BB" w:rsidRPr="003F7195">
        <w:rPr>
          <w:lang w:val="en-GB"/>
        </w:rPr>
        <w:t>e.g.</w:t>
      </w:r>
      <w:proofErr w:type="gramEnd"/>
      <w:r w:rsidR="007857BB" w:rsidRPr="003F7195">
        <w:rPr>
          <w:lang w:val="en-GB"/>
        </w:rPr>
        <w:t xml:space="preserve"> femur). The</w:t>
      </w:r>
      <w:r w:rsidR="000562BC">
        <w:rPr>
          <w:lang w:val="en-GB"/>
        </w:rPr>
        <w:t xml:space="preserve"> </w:t>
      </w:r>
      <w:r w:rsidR="007857BB" w:rsidRPr="003F7195">
        <w:rPr>
          <w:lang w:val="en-GB"/>
        </w:rPr>
        <w:t>two</w:t>
      </w:r>
      <w:r w:rsidR="000562BC">
        <w:rPr>
          <w:lang w:val="en-GB"/>
        </w:rPr>
        <w:t xml:space="preserve"> </w:t>
      </w:r>
      <w:r w:rsidR="007857BB" w:rsidRPr="003F7195">
        <w:rPr>
          <w:lang w:val="en-GB"/>
        </w:rPr>
        <w:t>digits</w:t>
      </w:r>
      <w:r w:rsidR="000562BC">
        <w:rPr>
          <w:lang w:val="en-GB"/>
        </w:rPr>
        <w:t xml:space="preserve"> after that</w:t>
      </w:r>
      <w:r w:rsidR="007857BB" w:rsidRPr="003F7195">
        <w:rPr>
          <w:lang w:val="en-GB"/>
        </w:rPr>
        <w:t xml:space="preserve"> indicate the level of injury and the final, single number, the severity</w:t>
      </w:r>
      <w:r w:rsidR="00FE4797">
        <w:rPr>
          <w:lang w:val="en-GB"/>
        </w:rPr>
        <w:t xml:space="preserve"> o</w:t>
      </w:r>
      <w:r w:rsidR="000C1A73">
        <w:rPr>
          <w:lang w:val="en-GB"/>
        </w:rPr>
        <w:t>f injury on</w:t>
      </w:r>
      <w:r w:rsidR="00FE4797">
        <w:rPr>
          <w:lang w:val="en-GB"/>
        </w:rPr>
        <w:t xml:space="preserve"> a 6-point scale</w:t>
      </w:r>
      <w:r w:rsidR="00A50EA8">
        <w:rPr>
          <w:lang w:val="en-GB"/>
        </w:rPr>
        <w:t xml:space="preserve"> </w:t>
      </w:r>
      <w:r w:rsidR="009536B4" w:rsidRPr="003F7195">
        <w:rPr>
          <w:lang w:val="en-GB"/>
        </w:rPr>
        <w:t xml:space="preserve"> </w:t>
      </w:r>
      <w:r w:rsidR="009536B4" w:rsidRPr="003F7195">
        <w:rPr>
          <w:lang w:val="en-GB"/>
        </w:rPr>
        <w:fldChar w:fldCharType="begin"/>
      </w:r>
      <w:r w:rsidR="009536B4">
        <w:rPr>
          <w:lang w:val="en-GB"/>
        </w:rPr>
        <w:instrText xml:space="preserve"> ADDIN ZOTERO_ITEM CSL_CITATION {"citationID":"jG8gi2HK","properties":{"formattedCitation":"(10,11)","plainCitation":"(10,11)","noteIndex":0},"citationItems":[{"id":86,"uris":["http://zotero.org/users/local/dRJOFA2S/items/XRZXJSU2"],"itemData":{"id":86,"type":"article-journal","abstract":"To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 </w:instrText>
      </w:r>
      <w:r w:rsidR="009536B4" w:rsidRPr="003F7195">
        <w:rPr>
          <w:lang w:val="en-GB"/>
        </w:rPr>
        <w:fldChar w:fldCharType="separate"/>
      </w:r>
      <w:r w:rsidR="009536B4" w:rsidRPr="00645AEE">
        <w:t>(10,11)</w:t>
      </w:r>
      <w:r w:rsidR="009536B4" w:rsidRPr="003F7195">
        <w:rPr>
          <w:lang w:val="en-GB"/>
        </w:rPr>
        <w:fldChar w:fldCharType="end"/>
      </w:r>
      <w:r w:rsidR="009536B4" w:rsidRPr="003F7195">
        <w:rPr>
          <w:lang w:val="en-GB"/>
        </w:rPr>
        <w:t>.</w:t>
      </w:r>
      <w:r w:rsidR="004B2FF4">
        <w:rPr>
          <w:lang w:val="en-GB"/>
        </w:rPr>
        <w:t xml:space="preserve"> </w:t>
      </w:r>
      <w:r w:rsidR="00634868">
        <w:rPr>
          <w:lang w:val="en-GB"/>
        </w:rPr>
        <w:t xml:space="preserve">The </w:t>
      </w:r>
      <w:r w:rsidR="004A094E">
        <w:rPr>
          <w:lang w:val="en-GB"/>
        </w:rPr>
        <w:t xml:space="preserve">TQIP cohorts implemented by </w:t>
      </w:r>
      <w:r w:rsidR="00B16858">
        <w:rPr>
          <w:lang w:val="en-GB"/>
        </w:rPr>
        <w:t xml:space="preserve">ACS are defined using the AIS-system. </w:t>
      </w:r>
      <w:r w:rsidR="00F56C56">
        <w:rPr>
          <w:lang w:val="en-GB"/>
        </w:rPr>
        <w:t xml:space="preserve">For instance, </w:t>
      </w:r>
      <w:r w:rsidR="00745A66">
        <w:rPr>
          <w:lang w:val="en-GB"/>
        </w:rPr>
        <w:t xml:space="preserve">patients included in the blunt </w:t>
      </w:r>
      <w:commentRangeStart w:id="8"/>
      <w:commentRangeStart w:id="9"/>
      <w:r w:rsidR="00745A66">
        <w:rPr>
          <w:lang w:val="en-GB"/>
        </w:rPr>
        <w:t xml:space="preserve">multisystem cohort </w:t>
      </w:r>
      <w:commentRangeEnd w:id="8"/>
      <w:r w:rsidR="002F0023">
        <w:rPr>
          <w:rStyle w:val="CommentReference"/>
          <w:bCs w:val="0"/>
          <w:lang w:val="sv-SE"/>
        </w:rPr>
        <w:commentReference w:id="8"/>
      </w:r>
      <w:commentRangeEnd w:id="9"/>
      <w:r w:rsidR="00F80DC6">
        <w:rPr>
          <w:rStyle w:val="CommentReference"/>
          <w:bCs w:val="0"/>
          <w:lang w:val="sv-SE"/>
        </w:rPr>
        <w:commentReference w:id="9"/>
      </w:r>
      <w:r w:rsidR="004041F3">
        <w:rPr>
          <w:lang w:val="en-GB"/>
        </w:rPr>
        <w:t xml:space="preserve">have a severity score of at least 3 in at least </w:t>
      </w:r>
      <w:r w:rsidR="004041F3">
        <w:rPr>
          <w:lang w:val="en-GB"/>
        </w:rPr>
        <w:lastRenderedPageBreak/>
        <w:t xml:space="preserve">two </w:t>
      </w:r>
      <w:r w:rsidR="00FB4F68">
        <w:rPr>
          <w:lang w:val="en-GB"/>
        </w:rPr>
        <w:t>of the following body regions:</w:t>
      </w:r>
      <w:r w:rsidR="002D008A">
        <w:rPr>
          <w:lang w:val="en-GB"/>
        </w:rPr>
        <w:t xml:space="preserve"> head, </w:t>
      </w:r>
      <w:r w:rsidR="00D56738">
        <w:rPr>
          <w:lang w:val="en-GB"/>
        </w:rPr>
        <w:t xml:space="preserve">face, neck, thorax, abdomen spine, upper, or lower extremity </w:t>
      </w:r>
      <w:r w:rsidR="00D56738">
        <w:rPr>
          <w:lang w:val="en-GB"/>
        </w:rPr>
        <w:fldChar w:fldCharType="begin"/>
      </w:r>
      <w:r w:rsidR="00D56738">
        <w:rPr>
          <w:lang w:val="en-GB"/>
        </w:rPr>
        <w:instrText xml:space="preserve"> ADDIN ZOTERO_ITEM CSL_CITATION {"citationID":"KeNkdnzn","properties":{"formattedCitation":"(5)","plainCitation":"(5)","noteIndex":0},"citationItems":[{"id":115,"uris":["http://zotero.org/users/local/dRJOFA2S/items/38KTGW56"],"itemData":{"id":115,"type":"article-journal","abstract":"The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56738">
        <w:rPr>
          <w:lang w:val="en-GB"/>
        </w:rPr>
        <w:fldChar w:fldCharType="separate"/>
      </w:r>
      <w:r w:rsidR="00D56738" w:rsidRPr="00D56738">
        <w:t>(5)</w:t>
      </w:r>
      <w:r w:rsidR="00D56738">
        <w:rPr>
          <w:lang w:val="en-GB"/>
        </w:rPr>
        <w:fldChar w:fldCharType="end"/>
      </w:r>
      <w:r w:rsidR="0000466F">
        <w:rPr>
          <w:lang w:val="en-GB"/>
        </w:rPr>
        <w:t xml:space="preserve">. </w:t>
      </w:r>
      <w:r w:rsidR="002F0023">
        <w:rPr>
          <w:lang w:val="en-GB"/>
        </w:rPr>
        <w:t xml:space="preserve">TBI is </w:t>
      </w:r>
      <w:r w:rsidR="006F257D">
        <w:rPr>
          <w:lang w:val="en-GB"/>
        </w:rPr>
        <w:t>further defined as an AIS</w:t>
      </w:r>
      <w:r w:rsidR="00E716B4">
        <w:rPr>
          <w:lang w:val="en-GB"/>
        </w:rPr>
        <w:t xml:space="preserve"> severity-</w:t>
      </w:r>
      <w:r w:rsidR="006F257D">
        <w:rPr>
          <w:lang w:val="en-GB"/>
        </w:rPr>
        <w:t xml:space="preserve">score of at least 3 in </w:t>
      </w:r>
      <w:r w:rsidR="004A054A">
        <w:rPr>
          <w:lang w:val="en-GB"/>
        </w:rPr>
        <w:t>the head body region</w:t>
      </w:r>
      <w:r w:rsidR="00F23755">
        <w:rPr>
          <w:lang w:val="en-GB"/>
        </w:rPr>
        <w:t xml:space="preserve">, a GCS of maximum 8 at arrival to the </w:t>
      </w:r>
      <w:r w:rsidR="00DD6439">
        <w:rPr>
          <w:lang w:val="en-GB"/>
        </w:rPr>
        <w:t xml:space="preserve">emergency room and </w:t>
      </w:r>
      <w:r w:rsidR="00E716B4">
        <w:rPr>
          <w:lang w:val="en-GB"/>
        </w:rPr>
        <w:t xml:space="preserve">no other injures with an a severity-score </w:t>
      </w:r>
      <w:r w:rsidR="00F23755">
        <w:rPr>
          <w:lang w:val="en-GB"/>
        </w:rPr>
        <w:t>higher than to in any other AIS body region</w:t>
      </w:r>
      <w:r w:rsidR="00DD6439">
        <w:rPr>
          <w:lang w:val="en-GB"/>
        </w:rPr>
        <w:t xml:space="preserve"> </w:t>
      </w:r>
      <w:r w:rsidR="00DD6439">
        <w:rPr>
          <w:lang w:val="en-GB"/>
        </w:rPr>
        <w:fldChar w:fldCharType="begin"/>
      </w:r>
      <w:r w:rsidR="00DD6439">
        <w:rPr>
          <w:lang w:val="en-GB"/>
        </w:rPr>
        <w:instrText xml:space="preserve"> ADDIN ZOTERO_ITEM CSL_CITATION {"citationID":"ay6jYnwR","properties":{"formattedCitation":"(5)","plainCitation":"(5)","noteIndex":0},"citationItems":[{"id":115,"uris":["http://zotero.org/users/local/dRJOFA2S/items/38KTGW56"],"itemData":{"id":115,"type":"article-journal","abstract":"The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D6439">
        <w:rPr>
          <w:lang w:val="en-GB"/>
        </w:rPr>
        <w:fldChar w:fldCharType="separate"/>
      </w:r>
      <w:r w:rsidR="00DD6439" w:rsidRPr="00DD6439">
        <w:t>(5)</w:t>
      </w:r>
      <w:r w:rsidR="00DD6439">
        <w:rPr>
          <w:lang w:val="en-GB"/>
        </w:rPr>
        <w:fldChar w:fldCharType="end"/>
      </w:r>
      <w:r w:rsidR="00DD6439">
        <w:rPr>
          <w:lang w:val="en-GB"/>
        </w:rPr>
        <w:t xml:space="preserve">. </w:t>
      </w:r>
    </w:p>
    <w:p w14:paraId="25F5765C" w14:textId="77777777" w:rsidR="00656CFA" w:rsidRDefault="00656CFA" w:rsidP="00A47301">
      <w:pPr>
        <w:pStyle w:val="Heading3"/>
        <w:rPr>
          <w:lang w:val="en-GB"/>
        </w:rPr>
      </w:pPr>
    </w:p>
    <w:p w14:paraId="08AF1319" w14:textId="50879ABA" w:rsidR="009139A7" w:rsidRPr="003F7195" w:rsidRDefault="009139A7" w:rsidP="00A47301">
      <w:pPr>
        <w:pStyle w:val="Heading3"/>
        <w:rPr>
          <w:bCs/>
          <w:lang w:val="en-GB"/>
        </w:rPr>
      </w:pPr>
      <w:r w:rsidRPr="003F7195">
        <w:rPr>
          <w:lang w:val="en-GB"/>
        </w:rPr>
        <w:t>Trauma system</w:t>
      </w:r>
    </w:p>
    <w:p w14:paraId="14CEB94A" w14:textId="50CEADE0" w:rsidR="009E5A6F" w:rsidRPr="003F7195" w:rsidRDefault="00385567" w:rsidP="00831C7C">
      <w:pPr>
        <w:pStyle w:val="Brdtext1"/>
        <w:rPr>
          <w:lang w:val="en-GB"/>
        </w:rPr>
      </w:pPr>
      <w:r w:rsidRPr="003F7195">
        <w:rPr>
          <w:lang w:val="en-GB"/>
        </w:rPr>
        <w:t xml:space="preserve">A trauma system is a coordinated network of healthcare providers and resources designed to provide timely and effective care to patients with traumatic injuries. </w:t>
      </w:r>
      <w:r w:rsidR="00421E53" w:rsidRPr="003F7195">
        <w:rPr>
          <w:lang w:val="en-GB"/>
        </w:rPr>
        <w:t xml:space="preserve">Trauma systems have a long tradition within the military but were not implemented in civil health care until the 1960s-1970s when the report “Accidental Death and Disability: The Neglected Disease of Modern Society” was published in the US </w:t>
      </w:r>
      <w:r w:rsidR="00421E53" w:rsidRPr="003F7195">
        <w:rPr>
          <w:lang w:val="en-GB"/>
        </w:rPr>
        <w:fldChar w:fldCharType="begin"/>
      </w:r>
      <w:r w:rsidR="00645AEE">
        <w:rPr>
          <w:lang w:val="en-GB"/>
        </w:rPr>
        <w:instrText xml:space="preserve"> ADDIN ZOTERO_ITEM CSL_CITATION {"citationID":"4Hoq8Wdh","properties":{"formattedCitation":"(12)","plainCitation":"(12)","noteIndex":0},"citationItems":[{"id":50,"uris":["http://zotero.org/users/local/dRJOFA2S/items/DW9KFTHQ"],"itemData":{"id":50,"type":"article-journal","abstract":"The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 </w:instrText>
      </w:r>
      <w:r w:rsidR="00421E53" w:rsidRPr="003F7195">
        <w:rPr>
          <w:lang w:val="en-GB"/>
        </w:rPr>
        <w:fldChar w:fldCharType="separate"/>
      </w:r>
      <w:r w:rsidR="00645AEE" w:rsidRPr="00645AEE">
        <w:t>(12)</w:t>
      </w:r>
      <w:r w:rsidR="00421E53" w:rsidRPr="003F7195">
        <w:rPr>
          <w:lang w:val="en-GB"/>
        </w:rPr>
        <w:fldChar w:fldCharType="end"/>
      </w:r>
      <w:r w:rsidR="00421E53" w:rsidRPr="003F7195">
        <w:rPr>
          <w:lang w:val="en-GB"/>
        </w:rPr>
        <w:t xml:space="preserve">. Since then, trauma systems have been put into practice in most </w:t>
      </w:r>
      <w:r w:rsidR="00536590">
        <w:rPr>
          <w:lang w:val="en-GB"/>
        </w:rPr>
        <w:t>developed</w:t>
      </w:r>
      <w:r w:rsidR="00421E53" w:rsidRPr="003F7195">
        <w:rPr>
          <w:lang w:val="en-GB"/>
        </w:rPr>
        <w:t xml:space="preserve"> countries</w:t>
      </w:r>
      <w:r w:rsidR="00A0631C" w:rsidRPr="003F7195">
        <w:rPr>
          <w:lang w:val="en-GB"/>
        </w:rPr>
        <w:t xml:space="preserve">, improving mortality </w:t>
      </w:r>
      <w:r w:rsidR="00F712C4" w:rsidRPr="003F7195">
        <w:rPr>
          <w:lang w:val="en-GB"/>
        </w:rPr>
        <w:t xml:space="preserve">and morbidity </w:t>
      </w:r>
      <w:r w:rsidR="00A0631C" w:rsidRPr="003F7195">
        <w:rPr>
          <w:lang w:val="en-GB"/>
        </w:rPr>
        <w:t>for sev</w:t>
      </w:r>
      <w:r w:rsidR="00CA6FC0" w:rsidRPr="003F7195">
        <w:rPr>
          <w:lang w:val="en-GB"/>
        </w:rPr>
        <w:t xml:space="preserve">erely </w:t>
      </w:r>
      <w:r w:rsidR="00421E53" w:rsidRPr="003F7195">
        <w:rPr>
          <w:lang w:val="en-GB"/>
        </w:rPr>
        <w:t xml:space="preserve">injured patients </w:t>
      </w:r>
      <w:r w:rsidR="00421E53" w:rsidRPr="003F7195">
        <w:rPr>
          <w:lang w:val="en-GB"/>
        </w:rPr>
        <w:fldChar w:fldCharType="begin"/>
      </w:r>
      <w:r w:rsidR="009126C3">
        <w:rPr>
          <w:lang w:val="en-GB"/>
        </w:rPr>
        <w:instrText xml:space="preserve"> ADDIN ZOTERO_ITEM CSL_CITATION {"citationID":"7XLzMvnF","properties":{"formattedCitation":"(2)","plainCitation":"(2)","noteIndex":0},"citationItems":[{"id":48,"uris":["http://zotero.org/users/local/dRJOFA2S/items/M2H78JED"],"itemData":{"id":48,"type":"webpage","container-title":"Agency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421E53" w:rsidRPr="003F7195">
        <w:rPr>
          <w:lang w:val="en-GB"/>
        </w:rPr>
        <w:fldChar w:fldCharType="separate"/>
      </w:r>
      <w:r w:rsidR="009126C3" w:rsidRPr="009126C3">
        <w:t>(2)</w:t>
      </w:r>
      <w:r w:rsidR="00421E53" w:rsidRPr="003F7195">
        <w:rPr>
          <w:lang w:val="en-GB"/>
        </w:rPr>
        <w:fldChar w:fldCharType="end"/>
      </w:r>
      <w:r w:rsidR="00421E53" w:rsidRPr="003F7195">
        <w:rPr>
          <w:lang w:val="en-GB"/>
        </w:rPr>
        <w:t xml:space="preserve">. </w:t>
      </w:r>
      <w:r w:rsidR="00BF7ED7" w:rsidRPr="003F7195">
        <w:rPr>
          <w:lang w:val="en-GB"/>
        </w:rPr>
        <w:t>The ACS provides guidelines for how the system should be structured.</w:t>
      </w:r>
      <w:r w:rsidR="008D6047" w:rsidRPr="003F7195">
        <w:rPr>
          <w:lang w:val="en-GB"/>
        </w:rPr>
        <w:t xml:space="preserve"> In general, the </w:t>
      </w:r>
      <w:r w:rsidR="00150587" w:rsidRPr="003F7195">
        <w:rPr>
          <w:lang w:val="en-GB"/>
        </w:rPr>
        <w:t xml:space="preserve">system consists of </w:t>
      </w:r>
      <w:r w:rsidR="00BF7ED7" w:rsidRPr="003F7195">
        <w:rPr>
          <w:lang w:val="en-GB"/>
        </w:rPr>
        <w:t xml:space="preserve">four </w:t>
      </w:r>
      <w:r w:rsidR="00536590" w:rsidRPr="003F7195">
        <w:rPr>
          <w:lang w:val="en-GB"/>
        </w:rPr>
        <w:t>components:</w:t>
      </w:r>
      <w:r w:rsidR="00150587" w:rsidRPr="003F7195">
        <w:rPr>
          <w:lang w:val="en-GB"/>
        </w:rPr>
        <w:t xml:space="preserve"> </w:t>
      </w:r>
      <w:r w:rsidR="00BF7ED7" w:rsidRPr="003F7195">
        <w:rPr>
          <w:lang w:val="en-GB"/>
        </w:rPr>
        <w:t>(</w:t>
      </w:r>
      <w:proofErr w:type="spellStart"/>
      <w:r w:rsidR="00BF7ED7" w:rsidRPr="003F7195">
        <w:rPr>
          <w:lang w:val="en-GB"/>
        </w:rPr>
        <w:t>i</w:t>
      </w:r>
      <w:proofErr w:type="spellEnd"/>
      <w:r w:rsidR="00BF7ED7" w:rsidRPr="003F7195">
        <w:rPr>
          <w:lang w:val="en-GB"/>
        </w:rPr>
        <w:t xml:space="preserve">) </w:t>
      </w:r>
      <w:r w:rsidR="00100E26" w:rsidRPr="003F7195">
        <w:rPr>
          <w:lang w:val="en-GB"/>
        </w:rPr>
        <w:t>-</w:t>
      </w:r>
      <w:r w:rsidR="00BF7ED7" w:rsidRPr="003F7195">
        <w:rPr>
          <w:lang w:val="en-GB"/>
        </w:rPr>
        <w:t>pre-hospital care, (ii) hospital care at a trauma cent</w:t>
      </w:r>
      <w:r w:rsidR="0032451A">
        <w:rPr>
          <w:lang w:val="en-GB"/>
        </w:rPr>
        <w:t>re</w:t>
      </w:r>
      <w:r w:rsidR="00BF7ED7" w:rsidRPr="003F7195">
        <w:rPr>
          <w:lang w:val="en-GB"/>
        </w:rPr>
        <w:t>, (iii) post-hospital care and (iv) injury prevention</w:t>
      </w:r>
      <w:r w:rsidR="00E013CA" w:rsidRPr="003F7195">
        <w:rPr>
          <w:lang w:val="en-GB"/>
        </w:rPr>
        <w:t xml:space="preserve">. </w:t>
      </w:r>
      <w:r w:rsidR="00972AD5">
        <w:rPr>
          <w:lang w:val="en-GB"/>
        </w:rPr>
        <w:t>Continuous q</w:t>
      </w:r>
      <w:r w:rsidR="004F42C0">
        <w:rPr>
          <w:lang w:val="en-GB"/>
        </w:rPr>
        <w:t xml:space="preserve">uality improvement </w:t>
      </w:r>
      <w:r w:rsidR="00972AD5">
        <w:rPr>
          <w:lang w:val="en-GB"/>
        </w:rPr>
        <w:t>and</w:t>
      </w:r>
      <w:r w:rsidR="004D6CF2">
        <w:rPr>
          <w:lang w:val="en-GB"/>
        </w:rPr>
        <w:t xml:space="preserve"> review of care</w:t>
      </w:r>
      <w:r w:rsidR="00972AD5">
        <w:rPr>
          <w:lang w:val="en-GB"/>
        </w:rPr>
        <w:t xml:space="preserve"> are also essential to </w:t>
      </w:r>
      <w:r w:rsidR="004D6CF2">
        <w:rPr>
          <w:lang w:val="en-GB"/>
        </w:rPr>
        <w:t xml:space="preserve">the trauma system and should be systematically performed at all levels of </w:t>
      </w:r>
      <w:r w:rsidR="00C045C2">
        <w:rPr>
          <w:lang w:val="en-GB"/>
        </w:rPr>
        <w:t>system</w:t>
      </w:r>
      <w:r w:rsidR="00814886">
        <w:rPr>
          <w:lang w:val="en-GB"/>
        </w:rPr>
        <w:t xml:space="preserve"> </w:t>
      </w:r>
      <w:r w:rsidR="00814886">
        <w:rPr>
          <w:lang w:val="en-GB"/>
        </w:rPr>
        <w:fldChar w:fldCharType="begin"/>
      </w:r>
      <w:r w:rsidR="00814886">
        <w:rPr>
          <w:lang w:val="en-GB"/>
        </w:rPr>
        <w:instrText xml:space="preserve"> ADDIN ZOTERO_ITEM CSL_CITATION {"citationID":"PBnZA45U","properties":{"formattedCitation":"(2)","plainCitation":"(2)","noteIndex":0},"citationItems":[{"id":48,"uris":["http://zotero.org/users/local/dRJOFA2S/items/M2H78JED"],"itemData":{"id":48,"type":"webpage","container-title":"Agency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814886">
        <w:rPr>
          <w:lang w:val="en-GB"/>
        </w:rPr>
        <w:fldChar w:fldCharType="separate"/>
      </w:r>
      <w:r w:rsidR="00814886" w:rsidRPr="00814886">
        <w:t>(2)</w:t>
      </w:r>
      <w:r w:rsidR="00814886">
        <w:rPr>
          <w:lang w:val="en-GB"/>
        </w:rPr>
        <w:fldChar w:fldCharType="end"/>
      </w:r>
      <w:r w:rsidR="00C045C2">
        <w:rPr>
          <w:lang w:val="en-GB"/>
        </w:rPr>
        <w:t xml:space="preserve">. </w:t>
      </w:r>
    </w:p>
    <w:p w14:paraId="4567C565" w14:textId="54A43ACF" w:rsidR="00D65524" w:rsidRPr="003F7195" w:rsidRDefault="00D65524" w:rsidP="00831C7C">
      <w:pPr>
        <w:pStyle w:val="Brdtext1"/>
        <w:rPr>
          <w:lang w:val="en-GB"/>
        </w:rPr>
      </w:pPr>
    </w:p>
    <w:p w14:paraId="39976AE2" w14:textId="448A6E5E" w:rsidR="00242326" w:rsidRPr="003F7195" w:rsidRDefault="00242326" w:rsidP="005D6FA2">
      <w:pPr>
        <w:pStyle w:val="Brdtext1"/>
        <w:rPr>
          <w:i/>
          <w:iCs/>
          <w:lang w:val="en-GB"/>
        </w:rPr>
      </w:pPr>
      <w:r w:rsidRPr="003F7195">
        <w:rPr>
          <w:i/>
          <w:iCs/>
          <w:lang w:val="en-GB"/>
        </w:rPr>
        <w:t xml:space="preserve">Trauma </w:t>
      </w:r>
      <w:r w:rsidR="003F7195" w:rsidRPr="003F7195">
        <w:rPr>
          <w:i/>
          <w:iCs/>
          <w:lang w:val="en-GB"/>
        </w:rPr>
        <w:t>centres</w:t>
      </w:r>
    </w:p>
    <w:p w14:paraId="00417537" w14:textId="724072CD" w:rsidR="005D6FA2" w:rsidRPr="003F7195" w:rsidRDefault="00500C87" w:rsidP="005D6FA2">
      <w:pPr>
        <w:pStyle w:val="Brdtext1"/>
        <w:rPr>
          <w:lang w:val="en-GB"/>
        </w:rPr>
      </w:pPr>
      <w:r w:rsidRPr="003F7195">
        <w:rPr>
          <w:lang w:val="en-GB"/>
        </w:rPr>
        <w:t xml:space="preserve">Trauma </w:t>
      </w:r>
      <w:r w:rsidR="003F7195" w:rsidRPr="003F7195">
        <w:rPr>
          <w:lang w:val="en-GB"/>
        </w:rPr>
        <w:t>centres</w:t>
      </w:r>
      <w:r w:rsidR="00972AD5">
        <w:rPr>
          <w:lang w:val="en-GB"/>
        </w:rPr>
        <w:t xml:space="preserve"> </w:t>
      </w:r>
      <w:r w:rsidR="00D077F4" w:rsidRPr="003F7195">
        <w:rPr>
          <w:lang w:val="en-GB"/>
        </w:rPr>
        <w:t>are</w:t>
      </w:r>
      <w:r w:rsidR="00F85A69" w:rsidRPr="003F7195">
        <w:rPr>
          <w:lang w:val="en-GB"/>
        </w:rPr>
        <w:t xml:space="preserve"> </w:t>
      </w:r>
      <w:r w:rsidR="00FB6AB2" w:rsidRPr="003F7195">
        <w:rPr>
          <w:lang w:val="en-GB"/>
        </w:rPr>
        <w:t>specialized</w:t>
      </w:r>
      <w:r w:rsidR="00604A41" w:rsidRPr="003F7195">
        <w:rPr>
          <w:lang w:val="en-GB"/>
        </w:rPr>
        <w:t xml:space="preserve"> medical facilities</w:t>
      </w:r>
      <w:r w:rsidR="00921089" w:rsidRPr="003F7195">
        <w:rPr>
          <w:lang w:val="en-GB"/>
        </w:rPr>
        <w:t xml:space="preserve"> that meet specific criteria established by the ACS</w:t>
      </w:r>
      <w:r w:rsidR="317D781A" w:rsidRPr="003F7195">
        <w:rPr>
          <w:lang w:val="en-GB"/>
        </w:rPr>
        <w:t>.</w:t>
      </w:r>
      <w:r w:rsidR="00921089" w:rsidRPr="003F7195">
        <w:rPr>
          <w:lang w:val="en-GB"/>
        </w:rPr>
        <w:t xml:space="preserve"> </w:t>
      </w:r>
      <w:r w:rsidR="008B228A" w:rsidRPr="003F7195">
        <w:rPr>
          <w:lang w:val="en-GB"/>
        </w:rPr>
        <w:t>There are five levels of</w:t>
      </w:r>
      <w:r w:rsidR="005A4103" w:rsidRPr="003F7195">
        <w:rPr>
          <w:lang w:val="en-GB"/>
        </w:rPr>
        <w:t xml:space="preserve"> trauma</w:t>
      </w:r>
      <w:r w:rsidR="008B228A" w:rsidRPr="003F7195">
        <w:rPr>
          <w:lang w:val="en-GB"/>
        </w:rPr>
        <w:t xml:space="preserve"> </w:t>
      </w:r>
      <w:r w:rsidR="003F7195" w:rsidRPr="003F7195">
        <w:rPr>
          <w:lang w:val="en-GB"/>
        </w:rPr>
        <w:t>centres</w:t>
      </w:r>
      <w:r w:rsidRPr="003F7195">
        <w:rPr>
          <w:lang w:val="en-GB"/>
        </w:rPr>
        <w:t xml:space="preserve">, </w:t>
      </w:r>
      <w:r w:rsidR="0063246B" w:rsidRPr="003F7195">
        <w:rPr>
          <w:lang w:val="en-GB"/>
        </w:rPr>
        <w:t>where each level refers to</w:t>
      </w:r>
      <w:r w:rsidR="001612EC" w:rsidRPr="003F7195">
        <w:rPr>
          <w:lang w:val="en-GB"/>
        </w:rPr>
        <w:t xml:space="preserve"> the </w:t>
      </w:r>
      <w:r w:rsidR="0063246B" w:rsidRPr="003F7195">
        <w:rPr>
          <w:lang w:val="en-GB"/>
        </w:rPr>
        <w:t xml:space="preserve">kind of resources available at the </w:t>
      </w:r>
      <w:r w:rsidR="003F7195" w:rsidRPr="003F7195">
        <w:rPr>
          <w:lang w:val="en-GB"/>
        </w:rPr>
        <w:t>centre</w:t>
      </w:r>
      <w:r w:rsidR="008D01B7" w:rsidRPr="003F7195">
        <w:rPr>
          <w:lang w:val="en-GB"/>
        </w:rPr>
        <w:t xml:space="preserve"> a</w:t>
      </w:r>
      <w:r w:rsidR="001420FC" w:rsidRPr="003F7195">
        <w:rPr>
          <w:lang w:val="en-GB"/>
        </w:rPr>
        <w:t xml:space="preserve">nd number of </w:t>
      </w:r>
      <w:r w:rsidR="008D01B7" w:rsidRPr="003F7195">
        <w:rPr>
          <w:lang w:val="en-GB"/>
        </w:rPr>
        <w:t xml:space="preserve">patients </w:t>
      </w:r>
      <w:r w:rsidR="00395F3F" w:rsidRPr="003F7195">
        <w:rPr>
          <w:lang w:val="en-GB"/>
        </w:rPr>
        <w:t xml:space="preserve">admitted yearly. </w:t>
      </w:r>
      <w:r w:rsidR="008B228A" w:rsidRPr="003F7195">
        <w:rPr>
          <w:lang w:val="en-GB"/>
        </w:rPr>
        <w:t xml:space="preserve">Level 1 </w:t>
      </w:r>
      <w:r w:rsidR="0005762E" w:rsidRPr="003F7195">
        <w:rPr>
          <w:lang w:val="en-GB"/>
        </w:rPr>
        <w:t xml:space="preserve">trauma </w:t>
      </w:r>
      <w:r w:rsidR="003F7195" w:rsidRPr="003F7195">
        <w:rPr>
          <w:lang w:val="en-GB"/>
        </w:rPr>
        <w:t>centres</w:t>
      </w:r>
      <w:r w:rsidR="0005762E" w:rsidRPr="003F7195">
        <w:rPr>
          <w:lang w:val="en-GB"/>
        </w:rPr>
        <w:t xml:space="preserve"> provide the highest level of care</w:t>
      </w:r>
      <w:r w:rsidR="00B70DD3" w:rsidRPr="003F7195">
        <w:rPr>
          <w:lang w:val="en-GB"/>
        </w:rPr>
        <w:t xml:space="preserve"> and </w:t>
      </w:r>
      <w:r w:rsidR="00A81226" w:rsidRPr="003F7195">
        <w:rPr>
          <w:lang w:val="en-GB"/>
        </w:rPr>
        <w:t xml:space="preserve">should be </w:t>
      </w:r>
      <w:r w:rsidR="00364513" w:rsidRPr="003F7195">
        <w:rPr>
          <w:lang w:val="en-GB"/>
        </w:rPr>
        <w:t>equipped</w:t>
      </w:r>
      <w:r w:rsidR="00E5274F" w:rsidRPr="003F7195">
        <w:rPr>
          <w:lang w:val="en-GB"/>
        </w:rPr>
        <w:t xml:space="preserve"> for every aspect</w:t>
      </w:r>
      <w:r w:rsidR="006D7E72" w:rsidRPr="003F7195">
        <w:rPr>
          <w:lang w:val="en-GB"/>
        </w:rPr>
        <w:t xml:space="preserve"> </w:t>
      </w:r>
      <w:r w:rsidR="00047E6E" w:rsidRPr="003F7195">
        <w:rPr>
          <w:lang w:val="en-GB"/>
        </w:rPr>
        <w:t>of injury</w:t>
      </w:r>
      <w:r w:rsidR="00E5274F" w:rsidRPr="003F7195">
        <w:rPr>
          <w:lang w:val="en-GB"/>
        </w:rPr>
        <w:t xml:space="preserve"> </w:t>
      </w:r>
      <w:r w:rsidR="006D7E72" w:rsidRPr="003F7195">
        <w:rPr>
          <w:lang w:val="en-GB"/>
        </w:rPr>
        <w:t xml:space="preserve">around the clock. </w:t>
      </w:r>
      <w:r w:rsidR="00AA42D1" w:rsidRPr="003F7195">
        <w:rPr>
          <w:lang w:val="en-GB"/>
        </w:rPr>
        <w:fldChar w:fldCharType="begin"/>
      </w:r>
      <w:r w:rsidR="00645AEE">
        <w:rPr>
          <w:lang w:val="en-GB"/>
        </w:rPr>
        <w:instrText xml:space="preserve"> ADDIN ZOTERO_ITEM CSL_CITATION {"citationID":"cgURjVQE","properties":{"formattedCitation":"(13)","plainCitation":"(13)","noteIndex":0},"citationItems":[{"id":120,"uris":["http://zotero.org/users/local/dRJOFA2S/items/WN5UWAWL"],"itemData":{"id":120,"type":"webpage","title":"Trauma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 </w:instrText>
      </w:r>
      <w:r w:rsidR="00AA42D1" w:rsidRPr="003F7195">
        <w:rPr>
          <w:lang w:val="en-GB"/>
        </w:rPr>
        <w:fldChar w:fldCharType="separate"/>
      </w:r>
      <w:r w:rsidR="00645AEE" w:rsidRPr="00645AEE">
        <w:t>(13)</w:t>
      </w:r>
      <w:r w:rsidR="00AA42D1" w:rsidRPr="003F7195">
        <w:rPr>
          <w:lang w:val="en-GB"/>
        </w:rPr>
        <w:fldChar w:fldCharType="end"/>
      </w:r>
      <w:r w:rsidR="003C1059" w:rsidRPr="003F7195">
        <w:rPr>
          <w:lang w:val="en-GB"/>
        </w:rPr>
        <w:t xml:space="preserve"> </w:t>
      </w:r>
      <w:r w:rsidR="00562BA5" w:rsidRPr="003F7195">
        <w:rPr>
          <w:lang w:val="en-GB"/>
        </w:rPr>
        <w:t xml:space="preserve">Apart from medical </w:t>
      </w:r>
      <w:r w:rsidR="00453F47" w:rsidRPr="003F7195">
        <w:rPr>
          <w:lang w:val="en-GB"/>
        </w:rPr>
        <w:t xml:space="preserve">resources such as operating rooms, </w:t>
      </w:r>
      <w:commentRangeStart w:id="10"/>
      <w:commentRangeStart w:id="11"/>
      <w:r w:rsidR="00453F47" w:rsidRPr="003F7195">
        <w:rPr>
          <w:lang w:val="en-GB"/>
        </w:rPr>
        <w:t>standby trauma teams</w:t>
      </w:r>
      <w:commentRangeEnd w:id="10"/>
      <w:r w:rsidR="00D63CA2">
        <w:rPr>
          <w:rStyle w:val="CommentReference"/>
          <w:bCs w:val="0"/>
          <w:lang w:val="sv-SE"/>
        </w:rPr>
        <w:commentReference w:id="10"/>
      </w:r>
      <w:commentRangeEnd w:id="11"/>
      <w:r w:rsidR="00F80DC6">
        <w:rPr>
          <w:rStyle w:val="CommentReference"/>
          <w:bCs w:val="0"/>
          <w:lang w:val="sv-SE"/>
        </w:rPr>
        <w:commentReference w:id="11"/>
      </w:r>
      <w:r w:rsidR="00453F47" w:rsidRPr="003F7195">
        <w:rPr>
          <w:lang w:val="en-GB"/>
        </w:rPr>
        <w:t xml:space="preserve">, </w:t>
      </w:r>
      <w:commentRangeStart w:id="12"/>
      <w:r w:rsidR="00BC09AC" w:rsidRPr="003F7195">
        <w:rPr>
          <w:lang w:val="en-GB"/>
        </w:rPr>
        <w:t xml:space="preserve">advanced </w:t>
      </w:r>
      <w:commentRangeEnd w:id="12"/>
      <w:r w:rsidR="00F80DC6">
        <w:rPr>
          <w:rStyle w:val="CommentReference"/>
          <w:bCs w:val="0"/>
          <w:lang w:val="sv-SE"/>
        </w:rPr>
        <w:commentReference w:id="12"/>
      </w:r>
      <w:r w:rsidR="00BC09AC" w:rsidRPr="003F7195">
        <w:rPr>
          <w:lang w:val="en-GB"/>
        </w:rPr>
        <w:t>x-rays</w:t>
      </w:r>
      <w:r w:rsidR="00245472" w:rsidRPr="003F7195">
        <w:rPr>
          <w:lang w:val="en-GB"/>
        </w:rPr>
        <w:t xml:space="preserve"> and well-stocked blood banks, level-1 trauma </w:t>
      </w:r>
      <w:r w:rsidR="003F7195" w:rsidRPr="003F7195">
        <w:rPr>
          <w:lang w:val="en-GB"/>
        </w:rPr>
        <w:t>centres</w:t>
      </w:r>
      <w:r w:rsidR="00245472" w:rsidRPr="003F7195">
        <w:rPr>
          <w:lang w:val="en-GB"/>
        </w:rPr>
        <w:t xml:space="preserve"> should </w:t>
      </w:r>
      <w:r w:rsidR="00E839EF" w:rsidRPr="003F7195">
        <w:rPr>
          <w:lang w:val="en-GB"/>
        </w:rPr>
        <w:t xml:space="preserve">engage in quality assessments and </w:t>
      </w:r>
      <w:r w:rsidR="00335F37" w:rsidRPr="003F7195">
        <w:rPr>
          <w:lang w:val="en-GB"/>
        </w:rPr>
        <w:t xml:space="preserve">improvement programs for trauma care. </w:t>
      </w:r>
      <w:r w:rsidR="00301665" w:rsidRPr="003F7195">
        <w:rPr>
          <w:lang w:val="en-GB"/>
        </w:rPr>
        <w:fldChar w:fldCharType="begin"/>
      </w:r>
      <w:r w:rsidR="00645AEE">
        <w:rPr>
          <w:lang w:val="en-GB"/>
        </w:rPr>
        <w:instrText xml:space="preserve"> ADDIN ZOTERO_ITEM CSL_CITATION {"citationID":"9VSoDlQE","properties":{"formattedCitation":"(14)","plainCitation":"(14)","noteIndex":0},"citationItems":[{"id":124,"uris":["http://zotero.org/users/local/dRJOFA2S/items/3E9MB6SH"],"itemData":{"id":124,"type":"webpage","abstract":"Wellstar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301665" w:rsidRPr="003F7195">
        <w:rPr>
          <w:lang w:val="en-GB"/>
        </w:rPr>
        <w:fldChar w:fldCharType="separate"/>
      </w:r>
      <w:r w:rsidR="00645AEE" w:rsidRPr="00645AEE">
        <w:t>(14)</w:t>
      </w:r>
      <w:r w:rsidR="00301665" w:rsidRPr="003F7195">
        <w:rPr>
          <w:lang w:val="en-GB"/>
        </w:rPr>
        <w:fldChar w:fldCharType="end"/>
      </w:r>
    </w:p>
    <w:p w14:paraId="0A30A1C6" w14:textId="77777777" w:rsidR="009139A7" w:rsidRPr="003F7195" w:rsidRDefault="009139A7" w:rsidP="0096073B">
      <w:pPr>
        <w:pStyle w:val="Brdtext1"/>
        <w:rPr>
          <w:lang w:val="en-GB"/>
        </w:rPr>
      </w:pPr>
    </w:p>
    <w:p w14:paraId="364BE6C6" w14:textId="4E46D09C" w:rsidR="00317596" w:rsidRPr="003F7195" w:rsidRDefault="003905A9" w:rsidP="0096073B">
      <w:pPr>
        <w:pStyle w:val="Brdtext1"/>
        <w:rPr>
          <w:i/>
          <w:iCs/>
          <w:lang w:val="en-GB"/>
        </w:rPr>
      </w:pPr>
      <w:r w:rsidRPr="003F7195">
        <w:rPr>
          <w:i/>
          <w:iCs/>
          <w:lang w:val="en-GB"/>
        </w:rPr>
        <w:t xml:space="preserve">M&amp;M conferences </w:t>
      </w:r>
    </w:p>
    <w:p w14:paraId="1124DAF4" w14:textId="0D348CED" w:rsidR="005D6FA2" w:rsidRPr="003F7195" w:rsidRDefault="00455AA2" w:rsidP="005D6FA2">
      <w:pPr>
        <w:pStyle w:val="Brdtext1"/>
        <w:rPr>
          <w:lang w:val="en-GB"/>
        </w:rPr>
      </w:pPr>
      <w:r>
        <w:rPr>
          <w:lang w:val="en-GB"/>
        </w:rPr>
        <w:t xml:space="preserve">As part </w:t>
      </w:r>
      <w:r w:rsidR="00510EE9">
        <w:rPr>
          <w:lang w:val="en-GB"/>
        </w:rPr>
        <w:t>of TQIP,</w:t>
      </w:r>
      <w:r w:rsidR="003C72A7">
        <w:rPr>
          <w:lang w:val="en-GB"/>
        </w:rPr>
        <w:t xml:space="preserve"> </w:t>
      </w:r>
      <w:r w:rsidR="00510EE9">
        <w:rPr>
          <w:lang w:val="en-GB"/>
        </w:rPr>
        <w:t xml:space="preserve">all </w:t>
      </w:r>
      <w:r w:rsidR="0085784F">
        <w:rPr>
          <w:lang w:val="en-GB"/>
        </w:rPr>
        <w:t>trau</w:t>
      </w:r>
      <w:r w:rsidR="00610083">
        <w:rPr>
          <w:lang w:val="en-GB"/>
        </w:rPr>
        <w:t>ma</w:t>
      </w:r>
      <w:r w:rsidR="0085784F">
        <w:rPr>
          <w:lang w:val="en-GB"/>
        </w:rPr>
        <w:t xml:space="preserve"> centres </w:t>
      </w:r>
      <w:r w:rsidR="00610083">
        <w:rPr>
          <w:lang w:val="en-GB"/>
        </w:rPr>
        <w:t xml:space="preserve">should </w:t>
      </w:r>
      <w:r w:rsidR="00E043CC">
        <w:rPr>
          <w:lang w:val="en-GB"/>
        </w:rPr>
        <w:t>have</w:t>
      </w:r>
      <w:r w:rsidR="00953B15">
        <w:rPr>
          <w:lang w:val="en-GB"/>
        </w:rPr>
        <w:t xml:space="preserve"> recurring</w:t>
      </w:r>
      <w:r w:rsidR="00FD479A">
        <w:rPr>
          <w:lang w:val="en-GB"/>
        </w:rPr>
        <w:t xml:space="preserve"> </w:t>
      </w:r>
      <w:r w:rsidR="00510EE9">
        <w:rPr>
          <w:lang w:val="en-GB"/>
        </w:rPr>
        <w:t>M</w:t>
      </w:r>
      <w:r w:rsidR="00A47301" w:rsidRPr="003F7195">
        <w:rPr>
          <w:lang w:val="en-GB"/>
        </w:rPr>
        <w:t>ortality and Morbidity (</w:t>
      </w:r>
      <w:r w:rsidR="000D09FE" w:rsidRPr="003F7195">
        <w:rPr>
          <w:lang w:val="en-GB"/>
        </w:rPr>
        <w:t>M&amp;M</w:t>
      </w:r>
      <w:r w:rsidR="00A47301" w:rsidRPr="003F7195">
        <w:rPr>
          <w:lang w:val="en-GB"/>
        </w:rPr>
        <w:t>)</w:t>
      </w:r>
      <w:r w:rsidR="00A11332">
        <w:rPr>
          <w:lang w:val="en-GB"/>
        </w:rPr>
        <w:t xml:space="preserve"> conferences</w:t>
      </w:r>
      <w:r w:rsidR="00953B15">
        <w:rPr>
          <w:lang w:val="en-GB"/>
        </w:rPr>
        <w:t xml:space="preserve">. At these </w:t>
      </w:r>
      <w:r w:rsidR="002F1572">
        <w:rPr>
          <w:lang w:val="en-GB"/>
        </w:rPr>
        <w:t>meetings</w:t>
      </w:r>
      <w:r w:rsidR="00953B15">
        <w:rPr>
          <w:lang w:val="en-GB"/>
        </w:rPr>
        <w:t xml:space="preserve">, </w:t>
      </w:r>
      <w:r w:rsidR="006B4F2E" w:rsidRPr="003F7195">
        <w:rPr>
          <w:lang w:val="en-GB"/>
        </w:rPr>
        <w:t>a</w:t>
      </w:r>
      <w:r w:rsidR="00E63540" w:rsidRPr="003F7195">
        <w:rPr>
          <w:lang w:val="en-GB"/>
        </w:rPr>
        <w:t xml:space="preserve"> multidisciplinary team of qualified doctors and nurses </w:t>
      </w:r>
      <w:r w:rsidR="00E20EDD">
        <w:rPr>
          <w:lang w:val="en-GB"/>
        </w:rPr>
        <w:t xml:space="preserve">perform a per review </w:t>
      </w:r>
      <w:r w:rsidR="00C1579E">
        <w:rPr>
          <w:lang w:val="en-GB"/>
        </w:rPr>
        <w:t>on</w:t>
      </w:r>
      <w:r w:rsidR="00E63540" w:rsidRPr="003F7195">
        <w:rPr>
          <w:lang w:val="en-GB"/>
        </w:rPr>
        <w:t xml:space="preserve"> selected patient cases to </w:t>
      </w:r>
      <w:r w:rsidR="0084431E" w:rsidRPr="003F7195">
        <w:rPr>
          <w:lang w:val="en-GB"/>
        </w:rPr>
        <w:t>establish</w:t>
      </w:r>
      <w:r w:rsidR="006B4F2E" w:rsidRPr="003F7195">
        <w:rPr>
          <w:lang w:val="en-GB"/>
        </w:rPr>
        <w:t xml:space="preserve"> </w:t>
      </w:r>
      <w:r w:rsidR="00CC06BC" w:rsidRPr="003F7195">
        <w:rPr>
          <w:lang w:val="en-GB"/>
        </w:rPr>
        <w:t xml:space="preserve">whether </w:t>
      </w:r>
      <w:r w:rsidR="0057458B" w:rsidRPr="003F7195">
        <w:rPr>
          <w:lang w:val="en-GB"/>
        </w:rPr>
        <w:t>death could have been prevented</w:t>
      </w:r>
      <w:r w:rsidR="00E60CE9" w:rsidRPr="003F7195">
        <w:rPr>
          <w:lang w:val="en-GB"/>
        </w:rPr>
        <w:t xml:space="preserve"> and/or </w:t>
      </w:r>
      <w:r w:rsidR="009D6833" w:rsidRPr="003F7195">
        <w:rPr>
          <w:lang w:val="en-GB"/>
        </w:rPr>
        <w:t xml:space="preserve">any other </w:t>
      </w:r>
      <w:r w:rsidR="00E63540" w:rsidRPr="003F7195">
        <w:rPr>
          <w:lang w:val="en-GB"/>
        </w:rPr>
        <w:t xml:space="preserve">errors in the care </w:t>
      </w:r>
      <w:r w:rsidR="009D6833" w:rsidRPr="003F7195">
        <w:rPr>
          <w:lang w:val="en-GB"/>
        </w:rPr>
        <w:t xml:space="preserve">have </w:t>
      </w:r>
      <w:r w:rsidR="0043695C" w:rsidRPr="003F7195">
        <w:rPr>
          <w:lang w:val="en-GB"/>
        </w:rPr>
        <w:t>occurred.</w:t>
      </w:r>
      <w:r w:rsidR="00FE3658">
        <w:rPr>
          <w:lang w:val="en-GB"/>
        </w:rPr>
        <w:t xml:space="preserve"> The m</w:t>
      </w:r>
      <w:r w:rsidR="005A384E">
        <w:rPr>
          <w:lang w:val="en-GB"/>
        </w:rPr>
        <w:t>embers of the multidisciplinary</w:t>
      </w:r>
      <w:r w:rsidR="004F4BA2">
        <w:rPr>
          <w:lang w:val="en-GB"/>
        </w:rPr>
        <w:t xml:space="preserve"> are assigned by the hospital and s</w:t>
      </w:r>
      <w:r w:rsidR="003F788F">
        <w:rPr>
          <w:lang w:val="en-GB"/>
        </w:rPr>
        <w:t>h</w:t>
      </w:r>
      <w:r w:rsidR="00C1579E">
        <w:rPr>
          <w:lang w:val="en-GB"/>
        </w:rPr>
        <w:t>ould not have participated in the direct care of the patient</w:t>
      </w:r>
      <w:r w:rsidR="003779A5">
        <w:rPr>
          <w:lang w:val="en-GB"/>
        </w:rPr>
        <w:t xml:space="preserve"> </w:t>
      </w:r>
      <w:r w:rsidR="003779A5">
        <w:rPr>
          <w:lang w:val="en-GB"/>
        </w:rPr>
        <w:fldChar w:fldCharType="begin"/>
      </w:r>
      <w:r w:rsidR="003779A5">
        <w:rPr>
          <w:lang w:val="en-GB"/>
        </w:rPr>
        <w:instrText xml:space="preserve"> ADDIN ZOTERO_ITEM CSL_CITATION {"citationID":"ODBejneZ","properties":{"formattedCitation":"(15)","plainCitation":"(15)","noteIndex":0},"citationItems":[{"id":168,"uris":["http://zotero.org/users/local/dRJOFA2S/items/CLMV27ML"],"itemData":{"id":168,"type":"article-journal","language":"en","source":"Zotero","title":"Conducting effective Morbidity and Mortality Meetings for improved patient care"}}],"schema":"https://github.com/citation-style-language/schema/raw/master/csl-citation.json"} </w:instrText>
      </w:r>
      <w:r w:rsidR="003779A5">
        <w:rPr>
          <w:lang w:val="en-GB"/>
        </w:rPr>
        <w:fldChar w:fldCharType="separate"/>
      </w:r>
      <w:r w:rsidR="003779A5" w:rsidRPr="003779A5">
        <w:t>(15)</w:t>
      </w:r>
      <w:r w:rsidR="003779A5">
        <w:rPr>
          <w:lang w:val="en-GB"/>
        </w:rPr>
        <w:fldChar w:fldCharType="end"/>
      </w:r>
      <w:r w:rsidR="00C1579E">
        <w:rPr>
          <w:lang w:val="en-GB"/>
        </w:rPr>
        <w:t xml:space="preserve">. </w:t>
      </w:r>
      <w:r w:rsidR="0043695C" w:rsidRPr="003F7195">
        <w:rPr>
          <w:lang w:val="en-GB"/>
        </w:rPr>
        <w:t xml:space="preserve">The </w:t>
      </w:r>
      <w:r w:rsidR="002D3343" w:rsidRPr="003F7195">
        <w:rPr>
          <w:lang w:val="en-GB"/>
        </w:rPr>
        <w:t xml:space="preserve">aim </w:t>
      </w:r>
      <w:r w:rsidR="0043695C" w:rsidRPr="003F7195">
        <w:rPr>
          <w:lang w:val="en-GB"/>
        </w:rPr>
        <w:t xml:space="preserve">of the conference is </w:t>
      </w:r>
      <w:r w:rsidR="002D3343" w:rsidRPr="003F7195">
        <w:rPr>
          <w:lang w:val="en-GB"/>
        </w:rPr>
        <w:t xml:space="preserve">to identify </w:t>
      </w:r>
      <w:r w:rsidR="000A4551" w:rsidRPr="003F7195">
        <w:rPr>
          <w:lang w:val="en-GB"/>
        </w:rPr>
        <w:t>o</w:t>
      </w:r>
      <w:r w:rsidR="002D3343" w:rsidRPr="003F7195">
        <w:rPr>
          <w:lang w:val="en-GB"/>
        </w:rPr>
        <w:t xml:space="preserve">pportunities for improvement and </w:t>
      </w:r>
      <w:r w:rsidR="000D614D" w:rsidRPr="003F7195">
        <w:rPr>
          <w:lang w:val="en-GB"/>
        </w:rPr>
        <w:lastRenderedPageBreak/>
        <w:t xml:space="preserve">subsequent </w:t>
      </w:r>
      <w:r w:rsidR="00CF1B54" w:rsidRPr="003F7195">
        <w:rPr>
          <w:lang w:val="en-GB"/>
        </w:rPr>
        <w:t xml:space="preserve">actions </w:t>
      </w:r>
      <w:r w:rsidR="000A4551" w:rsidRPr="003F7195">
        <w:rPr>
          <w:lang w:val="en-GB"/>
        </w:rPr>
        <w:t xml:space="preserve">that can be taken to improve </w:t>
      </w:r>
      <w:r w:rsidR="00C540AE" w:rsidRPr="003F7195">
        <w:rPr>
          <w:lang w:val="en-GB"/>
        </w:rPr>
        <w:t xml:space="preserve">future </w:t>
      </w:r>
      <w:r w:rsidR="004E2944" w:rsidRPr="003F7195">
        <w:rPr>
          <w:lang w:val="en-GB"/>
        </w:rPr>
        <w:t>c</w:t>
      </w:r>
      <w:r w:rsidR="0071122C" w:rsidRPr="003F7195">
        <w:rPr>
          <w:lang w:val="en-GB"/>
        </w:rPr>
        <w:t>are</w:t>
      </w:r>
      <w:r w:rsidR="004E2944" w:rsidRPr="003F7195">
        <w:rPr>
          <w:lang w:val="en-GB"/>
        </w:rPr>
        <w:t xml:space="preserve"> </w:t>
      </w:r>
      <w:r w:rsidR="005D6FA2" w:rsidRPr="003F7195">
        <w:rPr>
          <w:lang w:val="en-GB"/>
        </w:rPr>
        <w:fldChar w:fldCharType="begin"/>
      </w:r>
      <w:r w:rsidR="003779A5">
        <w:rPr>
          <w:lang w:val="en-GB"/>
        </w:rPr>
        <w:instrText xml:space="preserve"> ADDIN ZOTERO_ITEM CSL_CITATION {"citationID":"O0zxgbRG","properties":{"formattedCitation":"(16)","plainCitation":"(16)","noteIndex":0},"citationItems":[{"id":64,"uris":["http://zotero.org/users/local/dRJOFA2S/items/NFBYVVYG"],"itemData":{"id":64,"type":"webpage","title":"Analysis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 </w:instrText>
      </w:r>
      <w:r w:rsidR="005D6FA2" w:rsidRPr="003F7195">
        <w:rPr>
          <w:lang w:val="en-GB"/>
        </w:rPr>
        <w:fldChar w:fldCharType="separate"/>
      </w:r>
      <w:r w:rsidR="003779A5" w:rsidRPr="003779A5">
        <w:t>(16)</w:t>
      </w:r>
      <w:r w:rsidR="005D6FA2" w:rsidRPr="003F7195">
        <w:rPr>
          <w:lang w:val="en-GB"/>
        </w:rPr>
        <w:fldChar w:fldCharType="end"/>
      </w:r>
      <w:r w:rsidR="00620B0A" w:rsidRPr="003F7195">
        <w:rPr>
          <w:lang w:val="en-GB"/>
        </w:rPr>
        <w:t>.</w:t>
      </w:r>
      <w:r w:rsidR="0053450C" w:rsidRPr="003F7195">
        <w:rPr>
          <w:lang w:val="en-GB"/>
        </w:rPr>
        <w:t xml:space="preserve"> </w:t>
      </w:r>
      <w:r w:rsidR="00967AD0">
        <w:rPr>
          <w:lang w:val="en-GB"/>
        </w:rPr>
        <w:t>Conducting</w:t>
      </w:r>
      <w:r w:rsidR="00AA4F8A" w:rsidRPr="003F7195">
        <w:rPr>
          <w:lang w:val="en-GB"/>
        </w:rPr>
        <w:t xml:space="preserve"> </w:t>
      </w:r>
      <w:r w:rsidR="0002557A" w:rsidRPr="003F7195">
        <w:rPr>
          <w:lang w:val="en-GB"/>
        </w:rPr>
        <w:t>M&amp;M-conferences</w:t>
      </w:r>
      <w:r w:rsidR="00AA4F8A" w:rsidRPr="003F7195">
        <w:rPr>
          <w:lang w:val="en-GB"/>
        </w:rPr>
        <w:t xml:space="preserve"> within 30 days </w:t>
      </w:r>
      <w:r w:rsidR="005E47C9" w:rsidRPr="003F7195">
        <w:rPr>
          <w:lang w:val="en-GB"/>
        </w:rPr>
        <w:t xml:space="preserve">after trauma has been used as a quality measure of care, and should </w:t>
      </w:r>
      <w:r w:rsidR="003A61EC" w:rsidRPr="003F7195">
        <w:rPr>
          <w:lang w:val="en-GB"/>
        </w:rPr>
        <w:t xml:space="preserve">be </w:t>
      </w:r>
      <w:r w:rsidR="0002557A" w:rsidRPr="003F7195">
        <w:rPr>
          <w:lang w:val="en-GB"/>
        </w:rPr>
        <w:t xml:space="preserve">an integrated part of </w:t>
      </w:r>
      <w:r w:rsidR="003A61EC" w:rsidRPr="003F7195">
        <w:rPr>
          <w:lang w:val="en-GB"/>
        </w:rPr>
        <w:t>care</w:t>
      </w:r>
      <w:r w:rsidR="00040D8B" w:rsidRPr="003F7195">
        <w:rPr>
          <w:lang w:val="en-GB"/>
        </w:rPr>
        <w:t xml:space="preserve"> at all level-1 trauma </w:t>
      </w:r>
      <w:r w:rsidR="003F7195" w:rsidRPr="003F7195">
        <w:rPr>
          <w:lang w:val="en-GB"/>
        </w:rPr>
        <w:t>centres</w:t>
      </w:r>
      <w:r w:rsidR="003A61EC" w:rsidRPr="003F7195">
        <w:rPr>
          <w:lang w:val="en-GB"/>
        </w:rPr>
        <w:t xml:space="preserve"> </w:t>
      </w:r>
      <w:r w:rsidR="006F6193" w:rsidRPr="003F7195">
        <w:rPr>
          <w:lang w:val="en-GB"/>
        </w:rPr>
        <w:fldChar w:fldCharType="begin"/>
      </w:r>
      <w:r w:rsidR="003779A5">
        <w:rPr>
          <w:lang w:val="en-GB"/>
        </w:rPr>
        <w:instrText xml:space="preserve"> ADDIN ZOTERO_ITEM CSL_CITATION {"citationID":"PBaMcF2n","properties":{"formattedCitation":"(17)","plainCitation":"(17)","noteIndex":0},"citationItems":[{"id":19,"uris":["http://zotero.org/users/local/dRJOFA2S/items/RZRPJ7L5"],"itemData":{"id":19,"type":"post-weblog","language":"sv-SE","title":"Förtydligad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6F6193" w:rsidRPr="003F7195">
        <w:rPr>
          <w:lang w:val="en-GB"/>
        </w:rPr>
        <w:fldChar w:fldCharType="separate"/>
      </w:r>
      <w:r w:rsidR="003779A5" w:rsidRPr="003779A5">
        <w:t>(17)</w:t>
      </w:r>
      <w:r w:rsidR="006F6193" w:rsidRPr="003F7195">
        <w:rPr>
          <w:lang w:val="en-GB"/>
        </w:rPr>
        <w:fldChar w:fldCharType="end"/>
      </w:r>
      <w:r w:rsidR="00040D8B" w:rsidRPr="003F7195">
        <w:rPr>
          <w:lang w:val="en-GB"/>
        </w:rPr>
        <w:t>.</w:t>
      </w:r>
    </w:p>
    <w:p w14:paraId="361EB186" w14:textId="528D3513" w:rsidR="00711B43" w:rsidRPr="003F7195" w:rsidRDefault="00711B43" w:rsidP="005D6FA2">
      <w:pPr>
        <w:pStyle w:val="Brdtext1"/>
        <w:rPr>
          <w:lang w:val="en-GB"/>
        </w:rPr>
      </w:pPr>
    </w:p>
    <w:p w14:paraId="613CE6B3" w14:textId="77777777" w:rsidR="00711B43" w:rsidRPr="003F7195" w:rsidRDefault="00711B43" w:rsidP="00A47301">
      <w:pPr>
        <w:pStyle w:val="Heading3"/>
        <w:rPr>
          <w:bCs/>
          <w:lang w:val="en-GB"/>
        </w:rPr>
      </w:pPr>
      <w:r w:rsidRPr="003F7195">
        <w:rPr>
          <w:lang w:val="en-GB"/>
        </w:rPr>
        <w:t xml:space="preserve">Opportunities for improvement </w:t>
      </w:r>
    </w:p>
    <w:p w14:paraId="64FB391F" w14:textId="1796CDD6" w:rsidR="00736BBC" w:rsidRDefault="00711B43" w:rsidP="00711B43">
      <w:pPr>
        <w:pStyle w:val="Brdtext1"/>
        <w:rPr>
          <w:lang w:val="en-GB"/>
        </w:rPr>
      </w:pPr>
      <w:r w:rsidRPr="4790DFFC">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rsidRPr="4790DFFC">
        <w:rPr>
          <w:lang w:val="en-GB"/>
        </w:rPr>
        <w:fldChar w:fldCharType="begin"/>
      </w:r>
      <w:r w:rsidR="003779A5">
        <w:rPr>
          <w:lang w:val="en-GB"/>
        </w:rPr>
        <w:instrText xml:space="preserve"> ADDIN ZOTERO_ITEM CSL_CITATION {"citationID":"J4EKQTTJ","properties":{"formattedCitation":"(18)","plainCitation":"(18)","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 </w:instrText>
      </w:r>
      <w:r w:rsidRPr="4790DFFC">
        <w:rPr>
          <w:lang w:val="en-GB"/>
        </w:rPr>
        <w:fldChar w:fldCharType="separate"/>
      </w:r>
      <w:r w:rsidR="003779A5" w:rsidRPr="003779A5">
        <w:t>(18)</w:t>
      </w:r>
      <w:r w:rsidRPr="4790DFFC">
        <w:rPr>
          <w:lang w:val="en-GB"/>
        </w:rPr>
        <w:fldChar w:fldCharType="end"/>
      </w:r>
      <w:r w:rsidRPr="4790DFFC">
        <w:rPr>
          <w:lang w:val="en-GB"/>
        </w:rPr>
        <w:t xml:space="preserve">. </w:t>
      </w:r>
      <w:r w:rsidR="00C62D10" w:rsidRPr="003F7195">
        <w:rPr>
          <w:lang w:val="en-GB"/>
        </w:rPr>
        <w:t>Teixeria et al</w:t>
      </w:r>
      <w:r w:rsidR="00AB6E63">
        <w:rPr>
          <w:lang w:val="en-GB"/>
        </w:rPr>
        <w:t>.</w:t>
      </w:r>
      <w:r w:rsidR="00C62D10" w:rsidRPr="003F7195">
        <w:rPr>
          <w:lang w:val="en-GB"/>
        </w:rPr>
        <w:t xml:space="preserve"> and O’Reill</w:t>
      </w:r>
      <w:r w:rsidR="00520CD5">
        <w:rPr>
          <w:lang w:val="en-GB"/>
        </w:rPr>
        <w:t>y</w:t>
      </w:r>
      <w:r w:rsidR="00BD160D">
        <w:rPr>
          <w:lang w:val="en-GB"/>
        </w:rPr>
        <w:t xml:space="preserve"> have</w:t>
      </w:r>
      <w:r w:rsidR="00307017">
        <w:rPr>
          <w:lang w:val="en-GB"/>
        </w:rPr>
        <w:t xml:space="preserve"> </w:t>
      </w:r>
      <w:r w:rsidR="00A36087">
        <w:rPr>
          <w:lang w:val="en-GB"/>
        </w:rPr>
        <w:t>composed categories of specific</w:t>
      </w:r>
      <w:r w:rsidR="00C62D10">
        <w:rPr>
          <w:lang w:val="en-GB"/>
        </w:rPr>
        <w:t xml:space="preserve"> </w:t>
      </w:r>
      <w:r w:rsidRPr="4790DFFC">
        <w:rPr>
          <w:lang w:val="en-GB"/>
        </w:rPr>
        <w:t xml:space="preserve">OFIs </w:t>
      </w:r>
      <w:r w:rsidR="00A36087">
        <w:rPr>
          <w:lang w:val="en-GB"/>
        </w:rPr>
        <w:t xml:space="preserve">that </w:t>
      </w:r>
      <w:r w:rsidR="00C537E1">
        <w:rPr>
          <w:lang w:val="en-GB"/>
        </w:rPr>
        <w:t xml:space="preserve">are recurrent </w:t>
      </w:r>
      <w:r w:rsidR="00520CD5">
        <w:rPr>
          <w:lang w:val="en-GB"/>
        </w:rPr>
        <w:t>within trauam care</w:t>
      </w:r>
      <w:r w:rsidR="00AB6E63">
        <w:rPr>
          <w:lang w:val="en-GB"/>
        </w:rPr>
        <w:t>:</w:t>
      </w:r>
      <w:r w:rsidR="00B33CB6">
        <w:rPr>
          <w:lang w:val="en-GB"/>
        </w:rPr>
        <w:t xml:space="preserve"> </w:t>
      </w:r>
      <w:r w:rsidR="00E61158">
        <w:rPr>
          <w:lang w:val="en-GB"/>
        </w:rPr>
        <w:t xml:space="preserve">Clinical </w:t>
      </w:r>
      <w:r w:rsidR="000343F3">
        <w:rPr>
          <w:lang w:val="en-GB"/>
        </w:rPr>
        <w:t>j</w:t>
      </w:r>
      <w:r w:rsidR="00B33CB6">
        <w:rPr>
          <w:lang w:val="en-GB"/>
        </w:rPr>
        <w:t xml:space="preserve">udgement error, </w:t>
      </w:r>
      <w:r w:rsidR="000343F3">
        <w:rPr>
          <w:lang w:val="en-GB"/>
        </w:rPr>
        <w:t>delay in treatment, inappropriate treatment, missed diagnosis</w:t>
      </w:r>
      <w:r w:rsidR="00F44E95">
        <w:rPr>
          <w:lang w:val="en-GB"/>
        </w:rPr>
        <w:t xml:space="preserve"> and other</w:t>
      </w:r>
      <w:r w:rsidR="00AB6E63">
        <w:rPr>
          <w:lang w:val="en-GB"/>
        </w:rPr>
        <w:t xml:space="preserve"> </w:t>
      </w:r>
      <w:r w:rsidR="00736BBC" w:rsidRPr="003F7195">
        <w:rPr>
          <w:lang w:val="en-GB"/>
        </w:rPr>
        <w:fldChar w:fldCharType="begin"/>
      </w:r>
      <w:r w:rsidR="00736BBC">
        <w:rPr>
          <w:lang w:val="en-GB"/>
        </w:rPr>
        <w:instrText xml:space="preserve"> ADDIN ZOTERO_ITEM CSL_CITATION {"citationID":"JlVjAC6G","properties":{"formattedCitation":"(19,20)","plainCitation":"(19,20)","noteIndex":0},"citationItems":[{"id":72,"uris":["http://zotero.org/users/local/dRJOFA2S/items/WXERPQHE"],"itemData":{"id":72,"type":"article-journal","abstract":"Bleeding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736BBC" w:rsidRPr="003F7195">
        <w:rPr>
          <w:lang w:val="en-GB"/>
        </w:rPr>
        <w:fldChar w:fldCharType="separate"/>
      </w:r>
      <w:r w:rsidR="00736BBC" w:rsidRPr="00BD160D">
        <w:t>(19,20)</w:t>
      </w:r>
      <w:r w:rsidR="00736BBC" w:rsidRPr="003F7195">
        <w:rPr>
          <w:lang w:val="en-GB"/>
        </w:rPr>
        <w:fldChar w:fldCharType="end"/>
      </w:r>
      <w:r w:rsidR="00BF2982">
        <w:rPr>
          <w:lang w:val="en-GB"/>
        </w:rPr>
        <w:t>.</w:t>
      </w:r>
      <w:r w:rsidR="00AB6E63">
        <w:rPr>
          <w:lang w:val="en-GB"/>
        </w:rPr>
        <w:t xml:space="preserve"> </w:t>
      </w:r>
      <w:r w:rsidR="00C537E1">
        <w:rPr>
          <w:lang w:val="en-GB"/>
        </w:rPr>
        <w:t xml:space="preserve"> </w:t>
      </w:r>
      <w:r w:rsidR="00AB6E63">
        <w:rPr>
          <w:lang w:val="en-GB"/>
        </w:rPr>
        <w:t>OFIs can</w:t>
      </w:r>
      <w:r w:rsidRPr="4790DFFC">
        <w:rPr>
          <w:lang w:val="en-GB"/>
        </w:rPr>
        <w:t xml:space="preserve"> be identified </w:t>
      </w:r>
      <w:r w:rsidR="00FB04AF">
        <w:rPr>
          <w:lang w:val="en-GB"/>
        </w:rPr>
        <w:t xml:space="preserve">regardless of </w:t>
      </w:r>
      <w:r w:rsidRPr="4790DFFC">
        <w:rPr>
          <w:lang w:val="en-GB"/>
        </w:rPr>
        <w:t xml:space="preserve">whether patient outcome is in line with what could have been expected or not. </w:t>
      </w:r>
    </w:p>
    <w:p w14:paraId="57158784" w14:textId="77777777" w:rsidR="00736BBC" w:rsidRDefault="00736BBC" w:rsidP="00711B43">
      <w:pPr>
        <w:pStyle w:val="Brdtext1"/>
        <w:rPr>
          <w:lang w:val="en-GB"/>
        </w:rPr>
      </w:pPr>
    </w:p>
    <w:p w14:paraId="786B5BC2" w14:textId="7F4F279D" w:rsidR="00711B43" w:rsidRPr="003F7195" w:rsidRDefault="00711B43" w:rsidP="00711B43">
      <w:pPr>
        <w:pStyle w:val="Brdtext1"/>
        <w:rPr>
          <w:lang w:val="en-GB"/>
        </w:rPr>
      </w:pPr>
      <w:r w:rsidRPr="4790DFFC">
        <w:rPr>
          <w:lang w:val="en-GB"/>
        </w:rPr>
        <w:t xml:space="preserve">In events where trauma leads to death, mortality can be </w:t>
      </w:r>
      <w:r w:rsidR="00D87EEE">
        <w:rPr>
          <w:lang w:val="en-GB"/>
        </w:rPr>
        <w:t xml:space="preserve">categorised as </w:t>
      </w:r>
      <w:r w:rsidRPr="4790DFFC">
        <w:rPr>
          <w:lang w:val="en-GB"/>
        </w:rPr>
        <w:t xml:space="preserve">either </w:t>
      </w:r>
      <w:r w:rsidR="00E65C56" w:rsidRPr="4790DFFC">
        <w:rPr>
          <w:lang w:val="en-GB"/>
        </w:rPr>
        <w:t xml:space="preserve">possibly </w:t>
      </w:r>
      <w:r w:rsidRPr="4790DFFC">
        <w:rPr>
          <w:lang w:val="en-GB"/>
        </w:rPr>
        <w:t>preventable</w:t>
      </w:r>
      <w:r w:rsidR="00E65C56" w:rsidRPr="4790DFFC">
        <w:rPr>
          <w:lang w:val="en-GB"/>
        </w:rPr>
        <w:t>, preventable</w:t>
      </w:r>
      <w:r w:rsidRPr="4790DFFC">
        <w:rPr>
          <w:lang w:val="en-GB"/>
        </w:rPr>
        <w:t xml:space="preserve"> or non-preventable, where preventable mortality is defined as loss of life that likely would have been avoided if one or more errors in the trauma system would have been </w:t>
      </w:r>
      <w:r w:rsidR="04BDCD51" w:rsidRPr="4790DFFC">
        <w:rPr>
          <w:lang w:val="en-GB"/>
        </w:rPr>
        <w:t>corrected (</w:t>
      </w:r>
      <w:r w:rsidRPr="4790DFFC">
        <w:rPr>
          <w:lang w:val="en-GB"/>
        </w:rPr>
        <w:fldChar w:fldCharType="begin"/>
      </w:r>
      <w:r w:rsidR="00C62D10">
        <w:rPr>
          <w:lang w:val="en-GB"/>
        </w:rPr>
        <w:instrText xml:space="preserve"> ADDIN ZOTERO_ITEM CSL_CITATION {"citationID":"dpKw9E7y","properties":{"formattedCitation":"(21)","plainCitation":"(21)","noteIndex":0},"citationItems":[{"id":69,"uris":["http://zotero.org/users/local/dRJOFA2S/items/2ZZ3TRZV"],"itemData":{"id":69,"type":"article-journal","abstract":"Background\nQuality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 </w:instrText>
      </w:r>
      <w:r w:rsidRPr="4790DFFC">
        <w:rPr>
          <w:lang w:val="en-GB"/>
        </w:rPr>
        <w:fldChar w:fldCharType="separate"/>
      </w:r>
      <w:r w:rsidR="00C62D10" w:rsidRPr="00C62D10">
        <w:t>(21)</w:t>
      </w:r>
      <w:r w:rsidRPr="4790DFFC">
        <w:rPr>
          <w:lang w:val="en-GB"/>
        </w:rPr>
        <w:fldChar w:fldCharType="end"/>
      </w:r>
      <w:r w:rsidRPr="4790DFFC">
        <w:rPr>
          <w:lang w:val="en-GB"/>
        </w:rPr>
        <w:t xml:space="preserve">. </w:t>
      </w:r>
      <w:r w:rsidR="00BE0EA5" w:rsidRPr="4790DFFC">
        <w:rPr>
          <w:lang w:val="en-GB"/>
        </w:rPr>
        <w:t xml:space="preserve"> More specifically,</w:t>
      </w:r>
      <w:r w:rsidR="00762A8D" w:rsidRPr="4790DFFC">
        <w:rPr>
          <w:lang w:val="en-GB"/>
        </w:rPr>
        <w:t xml:space="preserve"> </w:t>
      </w:r>
      <w:r w:rsidR="00762A8D" w:rsidRPr="4790DFFC">
        <w:rPr>
          <w:i/>
          <w:iCs/>
          <w:lang w:val="en-GB"/>
        </w:rPr>
        <w:t>(1)</w:t>
      </w:r>
      <w:r w:rsidR="00762A8D" w:rsidRPr="4790DFFC">
        <w:rPr>
          <w:lang w:val="en-GB"/>
        </w:rPr>
        <w:t xml:space="preserve"> the injuries of the patients must have been survivable, </w:t>
      </w:r>
      <w:r w:rsidR="00762A8D" w:rsidRPr="4790DFFC">
        <w:rPr>
          <w:i/>
          <w:iCs/>
          <w:lang w:val="en-GB"/>
        </w:rPr>
        <w:t>(2)</w:t>
      </w:r>
      <w:r w:rsidR="00762A8D" w:rsidRPr="4790DFFC">
        <w:rPr>
          <w:lang w:val="en-GB"/>
        </w:rPr>
        <w:t xml:space="preserve"> the care delivered has been suboptimal and </w:t>
      </w:r>
      <w:r w:rsidR="00762A8D" w:rsidRPr="4790DFFC">
        <w:rPr>
          <w:i/>
          <w:iCs/>
          <w:lang w:val="en-GB"/>
        </w:rPr>
        <w:t>(3)</w:t>
      </w:r>
      <w:r w:rsidR="00762A8D" w:rsidRPr="4790DFFC">
        <w:rPr>
          <w:lang w:val="en-GB"/>
        </w:rPr>
        <w:t xml:space="preserve"> the errors in care can be directly or indirectly derived to the death of the patient </w:t>
      </w:r>
      <w:r w:rsidRPr="4790DFFC">
        <w:rPr>
          <w:lang w:val="en-GB"/>
        </w:rPr>
        <w:fldChar w:fldCharType="begin"/>
      </w:r>
      <w:r w:rsidRPr="4790DFFC">
        <w:rPr>
          <w:lang w:val="en-GB"/>
        </w:rPr>
        <w:instrText xml:space="preserve"> 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 </w:instrText>
      </w:r>
      <w:r w:rsidRPr="4790DFFC">
        <w:rPr>
          <w:lang w:val="en-GB"/>
        </w:rPr>
        <w:fldChar w:fldCharType="end"/>
      </w:r>
      <w:r w:rsidR="0020495E" w:rsidRPr="4790DFFC">
        <w:rPr>
          <w:lang w:val="en-GB"/>
        </w:rPr>
        <w:t xml:space="preserve">(17,18). </w:t>
      </w:r>
    </w:p>
    <w:p w14:paraId="2B3BA2CC" w14:textId="77777777" w:rsidR="00930B59" w:rsidRPr="003F7195" w:rsidRDefault="00930B59" w:rsidP="005D6FA2">
      <w:pPr>
        <w:pStyle w:val="Brdtext1"/>
        <w:rPr>
          <w:lang w:val="en-GB"/>
        </w:rPr>
      </w:pPr>
    </w:p>
    <w:p w14:paraId="401CB285" w14:textId="2E53250B" w:rsidR="005D6FA2" w:rsidRPr="003F7195" w:rsidRDefault="00711B43" w:rsidP="00A47301">
      <w:pPr>
        <w:pStyle w:val="Heading3"/>
        <w:rPr>
          <w:bCs/>
          <w:lang w:val="en-GB"/>
        </w:rPr>
      </w:pPr>
      <w:r w:rsidRPr="003F7195">
        <w:rPr>
          <w:lang w:val="en-GB"/>
        </w:rPr>
        <w:t xml:space="preserve">Current landscape </w:t>
      </w:r>
    </w:p>
    <w:p w14:paraId="4282F2E3" w14:textId="27CDD5DC" w:rsidR="005D6FA2" w:rsidRPr="003F7195" w:rsidRDefault="005D6FA2" w:rsidP="005D6FA2">
      <w:pPr>
        <w:pStyle w:val="Brdtext1"/>
        <w:rPr>
          <w:lang w:val="en-GB"/>
        </w:rPr>
      </w:pPr>
      <w:r w:rsidRPr="003F7195">
        <w:rPr>
          <w:lang w:val="en-GB"/>
        </w:rPr>
        <w:t>To date</w:t>
      </w:r>
      <w:r w:rsidR="00B94AE6">
        <w:rPr>
          <w:lang w:val="en-GB"/>
        </w:rPr>
        <w:t>,</w:t>
      </w:r>
      <w:r w:rsidRPr="003F7195">
        <w:rPr>
          <w:lang w:val="en-GB"/>
        </w:rPr>
        <w:t xml:space="preserve"> a variety of studies based on OFIs have been conducted with the aim to identify recurrent errors for specific patient cohorts or trauma facilities. Socioeconomic, cultural and geographic issues, trauma characteristics and healthcare vary between countries and rural/city areas</w:t>
      </w:r>
      <w:r w:rsidR="00E95D76" w:rsidRPr="003F7195">
        <w:rPr>
          <w:lang w:val="en-GB"/>
        </w:rPr>
        <w:t xml:space="preserve"> </w:t>
      </w:r>
      <w:r w:rsidR="006B2BD9" w:rsidRPr="003F7195">
        <w:rPr>
          <w:lang w:val="en-GB"/>
        </w:rPr>
        <w:fldChar w:fldCharType="begin"/>
      </w:r>
      <w:r w:rsidR="00C62D10">
        <w:rPr>
          <w:lang w:val="en-GB"/>
        </w:rPr>
        <w:instrText xml:space="preserve"> ADDIN ZOTERO_ITEM CSL_CITATION {"citationID":"dRU32h1A","properties":{"formattedCitation":"(22,23)","plainCitation":"(22,23)","noteIndex":0},"citationItems":[{"id":75,"uris":["http://zotero.org/users/local/dRJOFA2S/items/4TFQDWUP"],"itemData":{"id":75,"type":"article-journal","abstract":"Background\nThe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6B2BD9" w:rsidRPr="003F7195">
        <w:rPr>
          <w:lang w:val="en-GB"/>
        </w:rPr>
        <w:fldChar w:fldCharType="separate"/>
      </w:r>
      <w:r w:rsidR="00C62D10" w:rsidRPr="00C62D10">
        <w:t>(22,23)</w:t>
      </w:r>
      <w:r w:rsidR="006B2BD9" w:rsidRPr="003F7195">
        <w:rPr>
          <w:lang w:val="en-GB"/>
        </w:rPr>
        <w:fldChar w:fldCharType="end"/>
      </w:r>
      <w:r w:rsidR="00E95D76" w:rsidRPr="003F7195">
        <w:rPr>
          <w:lang w:val="en-GB"/>
        </w:rPr>
        <w:t>.</w:t>
      </w:r>
      <w:r w:rsidR="006B2BD9" w:rsidRPr="003F7195">
        <w:rPr>
          <w:lang w:val="en-GB"/>
        </w:rPr>
        <w:t xml:space="preserve"> </w:t>
      </w:r>
      <w:r w:rsidRPr="003F7195">
        <w:rPr>
          <w:lang w:val="en-GB"/>
        </w:rPr>
        <w:t xml:space="preserve">In Sweden surgical care is highly </w:t>
      </w:r>
      <w:r w:rsidR="00A07682" w:rsidRPr="003F7195">
        <w:rPr>
          <w:lang w:val="en-GB"/>
        </w:rPr>
        <w:t>centrali</w:t>
      </w:r>
      <w:r w:rsidR="009E6A82">
        <w:rPr>
          <w:lang w:val="en-GB"/>
        </w:rPr>
        <w:t>s</w:t>
      </w:r>
      <w:r w:rsidR="00A07682" w:rsidRPr="003F7195">
        <w:rPr>
          <w:lang w:val="en-GB"/>
        </w:rPr>
        <w:t>ed</w:t>
      </w:r>
      <w:r w:rsidRPr="003F7195">
        <w:rPr>
          <w:lang w:val="en-GB"/>
        </w:rPr>
        <w:t xml:space="preserve"> and no</w:t>
      </w:r>
      <w:r w:rsidR="00CE1964" w:rsidRPr="003F7195">
        <w:rPr>
          <w:lang w:val="en-GB"/>
        </w:rPr>
        <w:t xml:space="preserve"> </w:t>
      </w:r>
      <w:r w:rsidRPr="003F7195">
        <w:rPr>
          <w:lang w:val="en-GB"/>
        </w:rPr>
        <w:t>uniform national organi</w:t>
      </w:r>
      <w:r w:rsidR="009E6A82">
        <w:rPr>
          <w:lang w:val="en-GB"/>
        </w:rPr>
        <w:t>s</w:t>
      </w:r>
      <w:r w:rsidRPr="003F7195">
        <w:rPr>
          <w:lang w:val="en-GB"/>
        </w:rPr>
        <w:t xml:space="preserve">ation for trauma care is at place. This makes evaluation of competence and performance at site crucial to maintain high quality and avoid unnecessary risks for the patient </w:t>
      </w:r>
      <w:r w:rsidRPr="003F7195">
        <w:rPr>
          <w:lang w:val="en-GB"/>
        </w:rPr>
        <w:fldChar w:fldCharType="begin"/>
      </w:r>
      <w:r w:rsidR="00C62D10">
        <w:rPr>
          <w:lang w:val="en-GB"/>
        </w:rPr>
        <w:instrText xml:space="preserve"> ADDIN ZOTERO_ITEM CSL_CITATION {"citationID":"1Bh8MEzL","properties":{"formattedCitation":"(24)","plainCitation":"(24)","noteIndex":0},"citationItems":[{"id":80,"uris":["http://zotero.org/users/local/dRJOFA2S/items/YP5IKSKN"],"itemData":{"id":80,"type":"article-journal","abstract":"Risk-adjusted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Pr="003F7195">
        <w:rPr>
          <w:lang w:val="en-GB"/>
        </w:rPr>
        <w:fldChar w:fldCharType="separate"/>
      </w:r>
      <w:r w:rsidR="00C62D10" w:rsidRPr="00C62D10">
        <w:t>(24)</w:t>
      </w:r>
      <w:r w:rsidRPr="003F7195">
        <w:rPr>
          <w:lang w:val="en-GB"/>
        </w:rPr>
        <w:fldChar w:fldCharType="end"/>
      </w:r>
      <w:r w:rsidRPr="003F7195">
        <w:rPr>
          <w:lang w:val="en-GB"/>
        </w:rPr>
        <w:t>.</w:t>
      </w:r>
      <w:r w:rsidR="00A07682" w:rsidRPr="003F7195">
        <w:rPr>
          <w:lang w:val="en-GB"/>
        </w:rPr>
        <w:t xml:space="preserve"> </w:t>
      </w:r>
      <w:r w:rsidRPr="003F7195">
        <w:rPr>
          <w:lang w:val="en-GB"/>
        </w:rPr>
        <w:t xml:space="preserve">Sweden further stand out from other western countries with cold climate, fewer cases of serious trauma annually and long distances to trauma </w:t>
      </w:r>
      <w:r w:rsidR="003F7195" w:rsidRPr="003F7195">
        <w:rPr>
          <w:lang w:val="en-GB"/>
        </w:rPr>
        <w:t>centres</w:t>
      </w:r>
      <w:r w:rsidR="00CE1964" w:rsidRPr="003F7195">
        <w:rPr>
          <w:lang w:val="en-GB"/>
        </w:rPr>
        <w:t xml:space="preserve">, </w:t>
      </w:r>
      <w:r w:rsidRPr="003F7195">
        <w:rPr>
          <w:lang w:val="en-GB"/>
        </w:rPr>
        <w:t xml:space="preserve">as few hospitals are equipped to treat </w:t>
      </w:r>
      <w:r w:rsidR="00B60B5E">
        <w:rPr>
          <w:lang w:val="en-GB"/>
        </w:rPr>
        <w:t>level-1 trauma</w:t>
      </w:r>
      <w:r w:rsidRPr="003F7195">
        <w:rPr>
          <w:lang w:val="en-GB"/>
        </w:rPr>
        <w:t xml:space="preserve"> patients </w:t>
      </w:r>
      <w:r w:rsidRPr="003F7195">
        <w:rPr>
          <w:lang w:val="en-GB"/>
        </w:rPr>
        <w:fldChar w:fldCharType="begin"/>
      </w:r>
      <w:r w:rsidR="00C62D10">
        <w:rPr>
          <w:lang w:val="en-GB"/>
        </w:rPr>
        <w:instrText xml:space="preserve"> ADDIN ZOTERO_ITEM CSL_CITATION {"citationID":"6UYJyz3Q","properties":{"formattedCitation":"(23,25)","plainCitation":"(23,25)","noteIndex":0},"citationItems":[{"id":4,"uris":["http://zotero.org/users/local/dRJOFA2S/items/KGBS3VFM"],"itemData":{"id":4,"type":"article-journal","abstract":"Trauma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 </w:instrText>
      </w:r>
      <w:r w:rsidRPr="003F7195">
        <w:rPr>
          <w:lang w:val="en-GB"/>
        </w:rPr>
        <w:fldChar w:fldCharType="separate"/>
      </w:r>
      <w:r w:rsidR="00C62D10" w:rsidRPr="00C62D10">
        <w:t>(23,25)</w:t>
      </w:r>
      <w:r w:rsidRPr="003F7195">
        <w:rPr>
          <w:lang w:val="en-GB"/>
        </w:rPr>
        <w:fldChar w:fldCharType="end"/>
      </w:r>
      <w:r w:rsidRPr="003F7195">
        <w:rPr>
          <w:lang w:val="en-GB"/>
        </w:rPr>
        <w:t xml:space="preserve">. </w:t>
      </w:r>
    </w:p>
    <w:p w14:paraId="660B4D4C" w14:textId="77777777" w:rsidR="005D6FA2" w:rsidRPr="003F7195" w:rsidRDefault="005D6FA2" w:rsidP="005D6FA2">
      <w:pPr>
        <w:pStyle w:val="Brdtext1"/>
        <w:rPr>
          <w:lang w:val="en-GB"/>
        </w:rPr>
      </w:pPr>
    </w:p>
    <w:p w14:paraId="574C478C" w14:textId="5487795A" w:rsidR="00D054B2" w:rsidRPr="003F7195" w:rsidRDefault="005D6FA2" w:rsidP="005D6FA2">
      <w:pPr>
        <w:pStyle w:val="Brdtext1"/>
        <w:rPr>
          <w:lang w:val="en-GB"/>
        </w:rPr>
      </w:pPr>
      <w:r w:rsidRPr="003F7195">
        <w:rPr>
          <w:lang w:val="en-GB"/>
        </w:rPr>
        <w:t xml:space="preserve">As mentioned, </w:t>
      </w:r>
      <w:r w:rsidR="00E95D76" w:rsidRPr="003F7195">
        <w:rPr>
          <w:lang w:val="en-GB"/>
        </w:rPr>
        <w:t>the ACS have sorted trau</w:t>
      </w:r>
      <w:r w:rsidR="00E32917" w:rsidRPr="003F7195">
        <w:rPr>
          <w:lang w:val="en-GB"/>
        </w:rPr>
        <w:t>ma injur</w:t>
      </w:r>
      <w:r w:rsidR="00220687" w:rsidRPr="003F7195">
        <w:rPr>
          <w:lang w:val="en-GB"/>
        </w:rPr>
        <w:t>i</w:t>
      </w:r>
      <w:r w:rsidR="00E32917" w:rsidRPr="003F7195">
        <w:rPr>
          <w:lang w:val="en-GB"/>
        </w:rPr>
        <w:t xml:space="preserve">es </w:t>
      </w:r>
      <w:r w:rsidR="000D70CB" w:rsidRPr="003F7195">
        <w:rPr>
          <w:lang w:val="en-GB"/>
        </w:rPr>
        <w:t xml:space="preserve">into patient cohorts </w:t>
      </w:r>
      <w:r w:rsidR="00E32917" w:rsidRPr="003F7195">
        <w:rPr>
          <w:lang w:val="en-GB"/>
        </w:rPr>
        <w:t>according to the AIS system</w:t>
      </w:r>
      <w:r w:rsidRPr="003F7195">
        <w:rPr>
          <w:lang w:val="en-GB"/>
        </w:rPr>
        <w:t>. To date, Swedish regist</w:t>
      </w:r>
      <w:r w:rsidR="00D9549D">
        <w:rPr>
          <w:lang w:val="en-GB"/>
        </w:rPr>
        <w:t xml:space="preserve">ry </w:t>
      </w:r>
      <w:r w:rsidRPr="003F7195">
        <w:rPr>
          <w:lang w:val="en-GB"/>
        </w:rPr>
        <w:t xml:space="preserve">studies on </w:t>
      </w:r>
      <w:r w:rsidR="00B60B5E">
        <w:rPr>
          <w:lang w:val="en-GB"/>
        </w:rPr>
        <w:t xml:space="preserve">specific </w:t>
      </w:r>
      <w:r w:rsidRPr="003F7195">
        <w:rPr>
          <w:lang w:val="en-GB"/>
        </w:rPr>
        <w:t>OFIs have</w:t>
      </w:r>
      <w:r w:rsidR="00A26749" w:rsidRPr="003F7195">
        <w:rPr>
          <w:lang w:val="en-GB"/>
        </w:rPr>
        <w:t xml:space="preserve"> mainly</w:t>
      </w:r>
      <w:r w:rsidRPr="003F7195">
        <w:rPr>
          <w:lang w:val="en-GB"/>
        </w:rPr>
        <w:t xml:space="preserve"> looked at three cohorts: blunt multisystem/single trauma, penetrating trauma and </w:t>
      </w:r>
      <w:r w:rsidR="00452AFE">
        <w:rPr>
          <w:lang w:val="en-GB"/>
        </w:rPr>
        <w:t>TBI</w:t>
      </w:r>
      <w:r w:rsidRPr="003F7195">
        <w:rPr>
          <w:lang w:val="en-GB"/>
        </w:rPr>
        <w:t xml:space="preserve"> </w:t>
      </w:r>
      <w:r w:rsidRPr="003F7195">
        <w:rPr>
          <w:lang w:val="en-GB"/>
        </w:rPr>
        <w:fldChar w:fldCharType="begin"/>
      </w:r>
      <w:r w:rsidR="00C62D10">
        <w:rPr>
          <w:lang w:val="en-GB"/>
        </w:rPr>
        <w:instrText xml:space="preserve"> ADDIN ZOTERO_ITEM CSL_CITATION {"citationID":"DRYGLYkU","properties":{"formattedCitation":"(8,24)","plainCitation":"(8,24)","noteIndex":0},"citationItems":[{"id":80,"uris":["http://zotero.org/users/local/dRJOFA2S/items/YP5IKSKN"],"itemData":{"id":80,"type":"article-journal","abstract":"Risk-adjusted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Pr="003F7195">
        <w:rPr>
          <w:lang w:val="en-GB"/>
        </w:rPr>
        <w:fldChar w:fldCharType="separate"/>
      </w:r>
      <w:r w:rsidR="00C62D10" w:rsidRPr="00C62D10">
        <w:t>(8,24)</w:t>
      </w:r>
      <w:r w:rsidRPr="003F7195">
        <w:rPr>
          <w:lang w:val="en-GB"/>
        </w:rPr>
        <w:fldChar w:fldCharType="end"/>
      </w:r>
      <w:r w:rsidR="00DD635C" w:rsidRPr="003F7195">
        <w:rPr>
          <w:lang w:val="en-GB"/>
        </w:rPr>
        <w:t xml:space="preserve"> </w:t>
      </w:r>
      <w:r w:rsidR="006D2238">
        <w:rPr>
          <w:lang w:val="en-GB"/>
        </w:rPr>
        <w:t xml:space="preserve">However, </w:t>
      </w:r>
      <w:r w:rsidR="0073414A">
        <w:rPr>
          <w:lang w:val="en-GB"/>
        </w:rPr>
        <w:t>brain</w:t>
      </w:r>
      <w:r w:rsidR="00D449EC">
        <w:rPr>
          <w:lang w:val="en-GB"/>
        </w:rPr>
        <w:t xml:space="preserve"> injury </w:t>
      </w:r>
      <w:r w:rsidR="00D449EC">
        <w:rPr>
          <w:lang w:val="en-GB"/>
        </w:rPr>
        <w:lastRenderedPageBreak/>
        <w:t xml:space="preserve">being the </w:t>
      </w:r>
      <w:r w:rsidR="00AB3E3D">
        <w:rPr>
          <w:lang w:val="en-GB"/>
        </w:rPr>
        <w:t>most common cause of</w:t>
      </w:r>
      <w:r w:rsidR="00677ED0">
        <w:rPr>
          <w:lang w:val="en-GB"/>
        </w:rPr>
        <w:t xml:space="preserve"> all traumatic death</w:t>
      </w:r>
      <w:r w:rsidR="002C3DDC">
        <w:rPr>
          <w:lang w:val="en-GB"/>
        </w:rPr>
        <w:t xml:space="preserve">, </w:t>
      </w:r>
      <w:r w:rsidR="006D2238">
        <w:rPr>
          <w:lang w:val="en-GB"/>
        </w:rPr>
        <w:t xml:space="preserve">creates an </w:t>
      </w:r>
      <w:r w:rsidR="002C3DDC">
        <w:rPr>
          <w:lang w:val="en-GB"/>
        </w:rPr>
        <w:t xml:space="preserve">overlap </w:t>
      </w:r>
      <w:r w:rsidR="00677ED0">
        <w:rPr>
          <w:lang w:val="en-GB"/>
        </w:rPr>
        <w:t xml:space="preserve">between </w:t>
      </w:r>
      <w:r w:rsidR="006D2238">
        <w:rPr>
          <w:lang w:val="en-GB"/>
        </w:rPr>
        <w:t>TBI</w:t>
      </w:r>
      <w:r w:rsidR="00677ED0">
        <w:rPr>
          <w:lang w:val="en-GB"/>
        </w:rPr>
        <w:t xml:space="preserve"> and multisystem trauma</w:t>
      </w:r>
      <w:r w:rsidR="006D2238">
        <w:rPr>
          <w:lang w:val="en-GB"/>
        </w:rPr>
        <w:t xml:space="preserve"> cohorts</w:t>
      </w:r>
      <w:r w:rsidR="00677ED0">
        <w:rPr>
          <w:lang w:val="en-GB"/>
        </w:rPr>
        <w:t>. In th</w:t>
      </w:r>
      <w:r w:rsidR="00CF36E6">
        <w:rPr>
          <w:lang w:val="en-GB"/>
        </w:rPr>
        <w:t>i</w:t>
      </w:r>
      <w:r w:rsidR="00677ED0">
        <w:rPr>
          <w:lang w:val="en-GB"/>
        </w:rPr>
        <w:t>s study,</w:t>
      </w:r>
      <w:r w:rsidR="00D054B2" w:rsidRPr="003F7195">
        <w:rPr>
          <w:lang w:val="en-GB"/>
        </w:rPr>
        <w:t xml:space="preserve"> </w:t>
      </w:r>
      <w:r w:rsidR="00E14F8B" w:rsidRPr="003F7195">
        <w:rPr>
          <w:lang w:val="en-GB"/>
        </w:rPr>
        <w:t xml:space="preserve">the blunt multisystem cohort is </w:t>
      </w:r>
      <w:r w:rsidR="002C1A5B">
        <w:rPr>
          <w:lang w:val="en-GB"/>
        </w:rPr>
        <w:t xml:space="preserve">therefore </w:t>
      </w:r>
      <w:r w:rsidR="003F7195" w:rsidRPr="003F7195">
        <w:rPr>
          <w:lang w:val="en-GB"/>
        </w:rPr>
        <w:t>analysed</w:t>
      </w:r>
      <w:r w:rsidR="00E14F8B" w:rsidRPr="003F7195">
        <w:rPr>
          <w:lang w:val="en-GB"/>
        </w:rPr>
        <w:t xml:space="preserve"> both with and without </w:t>
      </w:r>
      <w:r w:rsidR="00CF36E6">
        <w:rPr>
          <w:lang w:val="en-GB"/>
        </w:rPr>
        <w:t>TBI</w:t>
      </w:r>
      <w:r w:rsidR="000F640B" w:rsidRPr="003F7195">
        <w:rPr>
          <w:lang w:val="en-GB"/>
        </w:rPr>
        <w:t xml:space="preserve"> to avoid bias</w:t>
      </w:r>
      <w:r w:rsidR="00D55DEC" w:rsidRPr="003F7195">
        <w:rPr>
          <w:lang w:val="en-GB"/>
        </w:rPr>
        <w:t xml:space="preserve"> </w:t>
      </w:r>
      <w:r w:rsidR="00FA5FFD" w:rsidRPr="003F7195">
        <w:rPr>
          <w:lang w:val="en-GB"/>
        </w:rPr>
        <w:t>a</w:t>
      </w:r>
      <w:r w:rsidR="00D55DEC" w:rsidRPr="003F7195">
        <w:rPr>
          <w:lang w:val="en-GB"/>
        </w:rPr>
        <w:t xml:space="preserve">nd </w:t>
      </w:r>
      <w:r w:rsidR="00983082" w:rsidRPr="003F7195">
        <w:rPr>
          <w:lang w:val="en-GB"/>
        </w:rPr>
        <w:t xml:space="preserve">to </w:t>
      </w:r>
      <w:r w:rsidR="00D55DEC" w:rsidRPr="003F7195">
        <w:rPr>
          <w:lang w:val="en-GB"/>
        </w:rPr>
        <w:t xml:space="preserve">establish better understanding for preventability </w:t>
      </w:r>
      <w:r w:rsidR="00983082" w:rsidRPr="003F7195">
        <w:rPr>
          <w:lang w:val="en-GB"/>
        </w:rPr>
        <w:t xml:space="preserve">of death </w:t>
      </w:r>
      <w:r w:rsidR="003F1455">
        <w:rPr>
          <w:lang w:val="en-GB"/>
        </w:rPr>
        <w:t xml:space="preserve">and distinguish between errors in care </w:t>
      </w:r>
      <w:r w:rsidR="00682A54">
        <w:rPr>
          <w:lang w:val="en-GB"/>
        </w:rPr>
        <w:t xml:space="preserve">when brain injury is not the main area of concern. </w:t>
      </w:r>
    </w:p>
    <w:p w14:paraId="5024489B" w14:textId="77777777" w:rsidR="00D054B2" w:rsidRPr="003F7195" w:rsidRDefault="00D054B2" w:rsidP="005D6FA2">
      <w:pPr>
        <w:pStyle w:val="Brdtext1"/>
        <w:rPr>
          <w:lang w:val="en-GB"/>
        </w:rPr>
      </w:pPr>
    </w:p>
    <w:p w14:paraId="0295D322" w14:textId="77777777" w:rsidR="00C40E1C" w:rsidRDefault="00A26D84" w:rsidP="005D6FA2">
      <w:pPr>
        <w:pStyle w:val="Brdtext1"/>
        <w:rPr>
          <w:rStyle w:val="Emphasis"/>
          <w:i w:val="0"/>
          <w:iCs w:val="0"/>
          <w:lang w:val="en-GB"/>
        </w:rPr>
      </w:pPr>
      <w:r w:rsidRPr="003F7195">
        <w:rPr>
          <w:lang w:val="en-GB"/>
        </w:rPr>
        <w:t>In addition, previous</w:t>
      </w:r>
      <w:r w:rsidR="009F431E" w:rsidRPr="003F7195">
        <w:rPr>
          <w:lang w:val="en-GB"/>
        </w:rPr>
        <w:t xml:space="preserve"> </w:t>
      </w:r>
      <w:r w:rsidR="009F431E" w:rsidRPr="003F7195">
        <w:rPr>
          <w:rStyle w:val="Emphasis"/>
          <w:i w:val="0"/>
          <w:iCs w:val="0"/>
          <w:lang w:val="en-GB"/>
        </w:rPr>
        <w:t>studies of the trauma registry held by the Karolinska have used OFI as a composite measure for all potential lapses leading to un-optimal care. Although this approach offers insight to whether opportunities for improvement exist, it is insufficient in providing health care workers with guidance to concrete actions that may improve care of trauma patients.</w:t>
      </w:r>
    </w:p>
    <w:bookmarkEnd w:id="3"/>
    <w:p w14:paraId="0FF88585" w14:textId="77777777" w:rsidR="005D6FA2" w:rsidRPr="003F7195" w:rsidRDefault="005D6FA2" w:rsidP="00873349">
      <w:pPr>
        <w:pStyle w:val="Brdtext1"/>
        <w:rPr>
          <w:lang w:val="en-GB"/>
        </w:rPr>
      </w:pPr>
    </w:p>
    <w:p w14:paraId="77392B8F" w14:textId="657C00E1" w:rsidR="00873349" w:rsidRPr="003F7195" w:rsidRDefault="00B05324" w:rsidP="00873349">
      <w:pPr>
        <w:pStyle w:val="Heading2"/>
        <w:rPr>
          <w:lang w:val="en-GB"/>
        </w:rPr>
      </w:pPr>
      <w:r w:rsidRPr="003F7195">
        <w:rPr>
          <w:lang w:val="en-GB"/>
        </w:rPr>
        <w:t xml:space="preserve">Aim: </w:t>
      </w:r>
    </w:p>
    <w:p w14:paraId="222E6710" w14:textId="644AE8D5" w:rsidR="00873349" w:rsidRPr="003F7195" w:rsidRDefault="00534A46" w:rsidP="00873349">
      <w:pPr>
        <w:pStyle w:val="Brdtext1"/>
        <w:rPr>
          <w:lang w:val="en-GB"/>
        </w:rPr>
      </w:pPr>
      <w:r>
        <w:rPr>
          <w:rStyle w:val="Emphasis"/>
          <w:i w:val="0"/>
          <w:iCs w:val="0"/>
          <w:lang w:val="en-GB"/>
        </w:rPr>
        <w:t xml:space="preserve">Different groups of trauma patients </w:t>
      </w:r>
      <w:r w:rsidR="00D749C3">
        <w:rPr>
          <w:rStyle w:val="Emphasis"/>
          <w:i w:val="0"/>
          <w:iCs w:val="0"/>
          <w:lang w:val="en-GB"/>
        </w:rPr>
        <w:t>are presented with different</w:t>
      </w:r>
      <w:r w:rsidR="006C787E">
        <w:rPr>
          <w:rStyle w:val="Emphasis"/>
          <w:i w:val="0"/>
          <w:iCs w:val="0"/>
          <w:lang w:val="en-GB"/>
        </w:rPr>
        <w:t xml:space="preserve"> needs in treatment</w:t>
      </w:r>
      <w:r w:rsidR="00860D2E">
        <w:rPr>
          <w:rStyle w:val="Emphasis"/>
          <w:i w:val="0"/>
          <w:iCs w:val="0"/>
          <w:lang w:val="en-GB"/>
        </w:rPr>
        <w:t>, expected outcomes and challenges.</w:t>
      </w:r>
      <w:r w:rsidR="00D06EF6">
        <w:rPr>
          <w:rStyle w:val="Emphasis"/>
          <w:i w:val="0"/>
          <w:iCs w:val="0"/>
          <w:lang w:val="en-GB"/>
        </w:rPr>
        <w:t xml:space="preserve"> </w:t>
      </w:r>
      <w:r w:rsidR="00265C30">
        <w:rPr>
          <w:rStyle w:val="Emphasis"/>
          <w:i w:val="0"/>
          <w:iCs w:val="0"/>
          <w:lang w:val="en-GB"/>
        </w:rPr>
        <w:t xml:space="preserve">OFIs are </w:t>
      </w:r>
      <w:r w:rsidR="00941527">
        <w:rPr>
          <w:rStyle w:val="Emphasis"/>
          <w:i w:val="0"/>
          <w:iCs w:val="0"/>
          <w:lang w:val="en-GB"/>
        </w:rPr>
        <w:t xml:space="preserve">therefore </w:t>
      </w:r>
      <w:r w:rsidR="00265C30">
        <w:rPr>
          <w:rStyle w:val="Emphasis"/>
          <w:i w:val="0"/>
          <w:iCs w:val="0"/>
          <w:lang w:val="en-GB"/>
        </w:rPr>
        <w:t xml:space="preserve">likely to differ across patient cohorts. </w:t>
      </w:r>
      <w:r w:rsidR="00ED5652">
        <w:rPr>
          <w:rStyle w:val="Emphasis"/>
          <w:i w:val="0"/>
          <w:iCs w:val="0"/>
          <w:lang w:val="en-GB"/>
        </w:rPr>
        <w:t xml:space="preserve">To provide sufficient guidance in how to improve </w:t>
      </w:r>
      <w:r w:rsidR="00D948DF">
        <w:rPr>
          <w:rStyle w:val="Emphasis"/>
          <w:i w:val="0"/>
          <w:iCs w:val="0"/>
          <w:lang w:val="en-GB"/>
        </w:rPr>
        <w:t xml:space="preserve">trauma care, </w:t>
      </w:r>
      <w:r w:rsidR="004C0ADC">
        <w:rPr>
          <w:rStyle w:val="Emphasis"/>
          <w:i w:val="0"/>
          <w:iCs w:val="0"/>
          <w:lang w:val="en-GB"/>
        </w:rPr>
        <w:t xml:space="preserve">it is necessary to </w:t>
      </w:r>
      <w:r w:rsidR="00941527">
        <w:rPr>
          <w:rStyle w:val="Emphasis"/>
          <w:i w:val="0"/>
          <w:iCs w:val="0"/>
          <w:lang w:val="en-GB"/>
        </w:rPr>
        <w:t xml:space="preserve">separate </w:t>
      </w:r>
      <w:r w:rsidR="00BB5EA8">
        <w:rPr>
          <w:rStyle w:val="Emphasis"/>
          <w:i w:val="0"/>
          <w:iCs w:val="0"/>
          <w:lang w:val="en-GB"/>
        </w:rPr>
        <w:t xml:space="preserve">different groups of trauma patients when studying </w:t>
      </w:r>
      <w:r w:rsidR="004C0ADC">
        <w:rPr>
          <w:rStyle w:val="Emphasis"/>
          <w:i w:val="0"/>
          <w:iCs w:val="0"/>
          <w:lang w:val="en-GB"/>
        </w:rPr>
        <w:t xml:space="preserve">OFIs </w:t>
      </w:r>
      <w:r w:rsidR="00F924E6">
        <w:rPr>
          <w:rStyle w:val="Emphasis"/>
          <w:i w:val="0"/>
          <w:iCs w:val="0"/>
          <w:lang w:val="en-GB"/>
        </w:rPr>
        <w:t xml:space="preserve">in care. </w:t>
      </w:r>
      <w:r w:rsidR="00860D2E">
        <w:rPr>
          <w:rStyle w:val="Emphasis"/>
          <w:i w:val="0"/>
          <w:iCs w:val="0"/>
          <w:lang w:val="en-GB"/>
        </w:rPr>
        <w:t xml:space="preserve"> </w:t>
      </w:r>
      <w:r w:rsidR="00392529" w:rsidRPr="003F7195">
        <w:rPr>
          <w:rStyle w:val="Emphasis"/>
          <w:i w:val="0"/>
          <w:iCs w:val="0"/>
          <w:lang w:val="en-GB"/>
        </w:rPr>
        <w:t xml:space="preserve">This study hence </w:t>
      </w:r>
      <w:r w:rsidR="0008280E" w:rsidRPr="003F7195">
        <w:rPr>
          <w:rStyle w:val="Emphasis"/>
          <w:i w:val="0"/>
          <w:iCs w:val="0"/>
          <w:lang w:val="en-GB"/>
        </w:rPr>
        <w:t>aims</w:t>
      </w:r>
      <w:r w:rsidR="00392529" w:rsidRPr="003F7195">
        <w:rPr>
          <w:rStyle w:val="Emphasis"/>
          <w:i w:val="0"/>
          <w:iCs w:val="0"/>
          <w:lang w:val="en-GB"/>
        </w:rPr>
        <w:t xml:space="preserve"> </w:t>
      </w:r>
      <w:r w:rsidR="00151812">
        <w:rPr>
          <w:rStyle w:val="Emphasis"/>
          <w:i w:val="0"/>
          <w:iCs w:val="0"/>
          <w:lang w:val="en-GB"/>
        </w:rPr>
        <w:t xml:space="preserve">to assess </w:t>
      </w:r>
      <w:r w:rsidR="00F924E6">
        <w:rPr>
          <w:rStyle w:val="Emphasis"/>
          <w:i w:val="0"/>
          <w:iCs w:val="0"/>
          <w:lang w:val="en-GB"/>
        </w:rPr>
        <w:t xml:space="preserve">four </w:t>
      </w:r>
      <w:r w:rsidR="007B7557">
        <w:rPr>
          <w:rStyle w:val="Emphasis"/>
          <w:i w:val="0"/>
          <w:iCs w:val="0"/>
          <w:lang w:val="en-GB"/>
        </w:rPr>
        <w:t xml:space="preserve">common </w:t>
      </w:r>
      <w:r w:rsidR="003D397E">
        <w:rPr>
          <w:rStyle w:val="Emphasis"/>
          <w:i w:val="0"/>
          <w:iCs w:val="0"/>
          <w:lang w:val="en-GB"/>
        </w:rPr>
        <w:t>patient</w:t>
      </w:r>
      <w:r w:rsidR="00F924E6">
        <w:rPr>
          <w:rStyle w:val="Emphasis"/>
          <w:i w:val="0"/>
          <w:iCs w:val="0"/>
          <w:lang w:val="en-GB"/>
        </w:rPr>
        <w:t xml:space="preserve"> cohorts wi</w:t>
      </w:r>
      <w:r w:rsidR="00151812">
        <w:rPr>
          <w:rStyle w:val="Emphasis"/>
          <w:i w:val="0"/>
          <w:iCs w:val="0"/>
          <w:lang w:val="en-GB"/>
        </w:rPr>
        <w:t>thin trauma for specific OFIs</w:t>
      </w:r>
      <w:commentRangeStart w:id="13"/>
      <w:r w:rsidR="007B7557">
        <w:rPr>
          <w:rStyle w:val="Emphasis"/>
          <w:i w:val="0"/>
          <w:iCs w:val="0"/>
          <w:lang w:val="en-GB"/>
        </w:rPr>
        <w:t xml:space="preserve">, </w:t>
      </w:r>
      <w:r w:rsidR="008746EB">
        <w:rPr>
          <w:rStyle w:val="Emphasis"/>
          <w:i w:val="0"/>
          <w:iCs w:val="0"/>
          <w:lang w:val="en-GB"/>
        </w:rPr>
        <w:t xml:space="preserve">to provide care workers with </w:t>
      </w:r>
      <w:r w:rsidR="000E4454">
        <w:rPr>
          <w:rStyle w:val="Emphasis"/>
          <w:i w:val="0"/>
          <w:iCs w:val="0"/>
          <w:lang w:val="en-GB"/>
        </w:rPr>
        <w:t>robust</w:t>
      </w:r>
      <w:r w:rsidR="007B7557">
        <w:rPr>
          <w:rStyle w:val="Emphasis"/>
          <w:i w:val="0"/>
          <w:iCs w:val="0"/>
          <w:lang w:val="en-GB"/>
        </w:rPr>
        <w:t xml:space="preserve">, practical </w:t>
      </w:r>
      <w:r w:rsidR="000E4454">
        <w:rPr>
          <w:rStyle w:val="Emphasis"/>
          <w:i w:val="0"/>
          <w:iCs w:val="0"/>
          <w:lang w:val="en-GB"/>
        </w:rPr>
        <w:t xml:space="preserve">guidance in how to improve </w:t>
      </w:r>
      <w:r w:rsidR="007F4E58">
        <w:rPr>
          <w:rStyle w:val="Emphasis"/>
          <w:i w:val="0"/>
          <w:iCs w:val="0"/>
          <w:lang w:val="en-GB"/>
        </w:rPr>
        <w:t xml:space="preserve">care for these patients. </w:t>
      </w:r>
      <w:commentRangeEnd w:id="13"/>
      <w:r w:rsidR="00F80DC6">
        <w:rPr>
          <w:rStyle w:val="CommentReference"/>
          <w:bCs w:val="0"/>
          <w:lang w:val="sv-SE"/>
        </w:rPr>
        <w:commentReference w:id="13"/>
      </w:r>
    </w:p>
    <w:p w14:paraId="7673BAF7" w14:textId="77777777" w:rsidR="00873349" w:rsidRPr="003F7195" w:rsidRDefault="00873349" w:rsidP="00873349">
      <w:pPr>
        <w:pStyle w:val="Heading2"/>
        <w:rPr>
          <w:lang w:val="en-GB"/>
        </w:rPr>
      </w:pPr>
    </w:p>
    <w:p w14:paraId="6AE5900B" w14:textId="2527398B" w:rsidR="00B05324" w:rsidRPr="003F7195" w:rsidRDefault="00B05324" w:rsidP="00350DC3">
      <w:pPr>
        <w:pStyle w:val="Heading2"/>
        <w:tabs>
          <w:tab w:val="right" w:pos="9071"/>
        </w:tabs>
        <w:rPr>
          <w:lang w:val="en-GB"/>
        </w:rPr>
      </w:pPr>
      <w:r w:rsidRPr="003F7195">
        <w:rPr>
          <w:lang w:val="en-GB"/>
        </w:rPr>
        <w:t xml:space="preserve">Material and Methods:  </w:t>
      </w:r>
      <w:r w:rsidR="00350DC3" w:rsidRPr="003F7195">
        <w:rPr>
          <w:lang w:val="en-GB"/>
        </w:rPr>
        <w:tab/>
      </w:r>
    </w:p>
    <w:p w14:paraId="4E6512DA" w14:textId="77777777" w:rsidR="00CA65BE" w:rsidRPr="003F7195" w:rsidRDefault="00CA65BE" w:rsidP="00CA65BE">
      <w:pPr>
        <w:pStyle w:val="Brdtext1"/>
        <w:rPr>
          <w:b/>
          <w:lang w:val="en-GB"/>
        </w:rPr>
      </w:pPr>
      <w:r w:rsidRPr="003F7195">
        <w:rPr>
          <w:b/>
          <w:lang w:val="en-GB"/>
        </w:rPr>
        <w:t xml:space="preserve">Study design </w:t>
      </w:r>
    </w:p>
    <w:p w14:paraId="581705A1" w14:textId="5A522F8D" w:rsidR="00CA65BE" w:rsidRPr="003F7195" w:rsidRDefault="0047191C" w:rsidP="00F95420">
      <w:pPr>
        <w:pStyle w:val="Brdtext1"/>
        <w:rPr>
          <w:lang w:val="en-GB"/>
        </w:rPr>
      </w:pPr>
      <w:r w:rsidRPr="003F7195">
        <w:rPr>
          <w:lang w:val="en-GB"/>
        </w:rPr>
        <w:t>We conducted a</w:t>
      </w:r>
      <w:r w:rsidR="00CA65BE" w:rsidRPr="003F7195">
        <w:rPr>
          <w:lang w:val="en-GB"/>
        </w:rPr>
        <w:t xml:space="preserve"> registry-based cohort study </w:t>
      </w:r>
      <w:r w:rsidRPr="003F7195">
        <w:rPr>
          <w:lang w:val="en-GB"/>
        </w:rPr>
        <w:t xml:space="preserve">on a merged dataset </w:t>
      </w:r>
      <w:r w:rsidR="00CA65BE" w:rsidRPr="003F7195">
        <w:rPr>
          <w:lang w:val="en-GB"/>
        </w:rPr>
        <w:t xml:space="preserve">linking data from the Swedish trauma registry </w:t>
      </w:r>
      <w:commentRangeStart w:id="14"/>
      <w:proofErr w:type="spellStart"/>
      <w:r w:rsidR="00CA65BE" w:rsidRPr="003F7195">
        <w:rPr>
          <w:lang w:val="en-GB"/>
        </w:rPr>
        <w:t>SweTrau</w:t>
      </w:r>
      <w:commentRangeEnd w:id="14"/>
      <w:proofErr w:type="spellEnd"/>
      <w:r w:rsidR="00F80DC6">
        <w:rPr>
          <w:rStyle w:val="CommentReference"/>
          <w:bCs w:val="0"/>
          <w:lang w:val="sv-SE"/>
        </w:rPr>
        <w:commentReference w:id="14"/>
      </w:r>
      <w:r w:rsidR="000759D2" w:rsidRPr="003F7195">
        <w:rPr>
          <w:lang w:val="en-GB"/>
        </w:rPr>
        <w:t xml:space="preserve"> and</w:t>
      </w:r>
      <w:r w:rsidR="00CA65BE" w:rsidRPr="003F7195">
        <w:rPr>
          <w:lang w:val="en-GB"/>
        </w:rPr>
        <w:t xml:space="preserve"> </w:t>
      </w:r>
      <w:r w:rsidR="00AD22B8" w:rsidRPr="003F7195">
        <w:rPr>
          <w:lang w:val="en-GB"/>
        </w:rPr>
        <w:t>the</w:t>
      </w:r>
      <w:r w:rsidR="00CA65BE" w:rsidRPr="003F7195">
        <w:rPr>
          <w:lang w:val="en-GB"/>
        </w:rPr>
        <w:t xml:space="preserve"> trauma care quality database at the K</w:t>
      </w:r>
      <w:r w:rsidR="00BF4302" w:rsidRPr="003F7195">
        <w:rPr>
          <w:lang w:val="en-GB"/>
        </w:rPr>
        <w:t>arolinska University Hospital</w:t>
      </w:r>
      <w:r w:rsidR="00CA65BE" w:rsidRPr="003F7195">
        <w:rPr>
          <w:lang w:val="en-GB"/>
        </w:rPr>
        <w:t>. The combined data were further assessed through</w:t>
      </w:r>
      <w:r w:rsidR="001D4C7C" w:rsidRPr="003F7195">
        <w:rPr>
          <w:lang w:val="en-GB"/>
        </w:rPr>
        <w:t xml:space="preserve"> a</w:t>
      </w:r>
      <w:r w:rsidR="00CA65BE" w:rsidRPr="003F7195">
        <w:rPr>
          <w:lang w:val="en-GB"/>
        </w:rPr>
        <w:t xml:space="preserve"> multinominal</w:t>
      </w:r>
      <w:r w:rsidR="00C9481C" w:rsidRPr="003F7195">
        <w:rPr>
          <w:lang w:val="en-GB"/>
        </w:rPr>
        <w:t xml:space="preserve"> multivariable</w:t>
      </w:r>
      <w:r w:rsidR="00CA65BE" w:rsidRPr="003F7195">
        <w:rPr>
          <w:lang w:val="en-GB"/>
        </w:rPr>
        <w:t xml:space="preserve"> logistic regression</w:t>
      </w:r>
      <w:r w:rsidR="00AD22B8" w:rsidRPr="003F7195">
        <w:rPr>
          <w:lang w:val="en-GB"/>
        </w:rPr>
        <w:t xml:space="preserve"> model</w:t>
      </w:r>
      <w:r w:rsidR="00CA65BE" w:rsidRPr="003F7195">
        <w:rPr>
          <w:lang w:val="en-GB"/>
        </w:rPr>
        <w:t xml:space="preserve"> to </w:t>
      </w:r>
      <w:r w:rsidRPr="003F7195">
        <w:rPr>
          <w:lang w:val="en-GB"/>
        </w:rPr>
        <w:t>assess how clinical</w:t>
      </w:r>
      <w:r w:rsidR="0008280E" w:rsidRPr="003F7195">
        <w:rPr>
          <w:lang w:val="en-GB"/>
        </w:rPr>
        <w:t xml:space="preserve"> cohorts</w:t>
      </w:r>
      <w:r w:rsidRPr="003F7195">
        <w:rPr>
          <w:lang w:val="en-GB"/>
        </w:rPr>
        <w:t xml:space="preserve"> associate with</w:t>
      </w:r>
      <w:r w:rsidR="00212F17">
        <w:rPr>
          <w:lang w:val="en-GB"/>
        </w:rPr>
        <w:t xml:space="preserve"> specific</w:t>
      </w:r>
      <w:r w:rsidRPr="003F7195">
        <w:rPr>
          <w:lang w:val="en-GB"/>
        </w:rPr>
        <w:t xml:space="preserve"> OFIs</w:t>
      </w:r>
      <w:r w:rsidR="008203C5" w:rsidRPr="003F7195">
        <w:rPr>
          <w:lang w:val="en-GB"/>
        </w:rPr>
        <w:t>.</w:t>
      </w:r>
      <w:r w:rsidR="00F95420" w:rsidRPr="003F7195">
        <w:rPr>
          <w:lang w:val="en-GB"/>
        </w:rPr>
        <w:t xml:space="preserve"> </w:t>
      </w:r>
    </w:p>
    <w:p w14:paraId="206E5A92" w14:textId="77777777" w:rsidR="00CA65BE" w:rsidRPr="003F7195" w:rsidRDefault="00CA65BE" w:rsidP="00CA65BE">
      <w:pPr>
        <w:pStyle w:val="Brdtext1"/>
        <w:rPr>
          <w:lang w:val="en-GB"/>
        </w:rPr>
      </w:pPr>
    </w:p>
    <w:p w14:paraId="063FC364" w14:textId="77777777" w:rsidR="00CA65BE" w:rsidRPr="003F7195" w:rsidRDefault="00CA65BE" w:rsidP="00CA65BE">
      <w:pPr>
        <w:pStyle w:val="Brdtext1"/>
        <w:rPr>
          <w:b/>
          <w:lang w:val="en-GB"/>
        </w:rPr>
      </w:pPr>
      <w:r w:rsidRPr="003F7195">
        <w:rPr>
          <w:b/>
          <w:lang w:val="en-GB"/>
        </w:rPr>
        <w:t>Setting</w:t>
      </w:r>
    </w:p>
    <w:p w14:paraId="2325C0D4" w14:textId="478258D4" w:rsidR="009F22B9" w:rsidRDefault="00CA65BE" w:rsidP="00CA65BE">
      <w:pPr>
        <w:pStyle w:val="Brdtext1"/>
        <w:rPr>
          <w:lang w:val="en-GB"/>
        </w:rPr>
      </w:pPr>
      <w:r w:rsidRPr="003F7195">
        <w:rPr>
          <w:lang w:val="en-GB"/>
        </w:rPr>
        <w:t xml:space="preserve">From 2010, The Swedish Trauma society </w:t>
      </w:r>
      <w:r w:rsidR="000A4F67">
        <w:rPr>
          <w:lang w:val="en-GB"/>
        </w:rPr>
        <w:t>(</w:t>
      </w:r>
      <w:proofErr w:type="spellStart"/>
      <w:r w:rsidR="000A4F67">
        <w:rPr>
          <w:lang w:val="en-GB"/>
        </w:rPr>
        <w:t>SweTrau</w:t>
      </w:r>
      <w:proofErr w:type="spellEnd"/>
      <w:r w:rsidR="000A4F67">
        <w:rPr>
          <w:lang w:val="en-GB"/>
        </w:rPr>
        <w:t xml:space="preserve">) </w:t>
      </w:r>
      <w:r w:rsidRPr="003F7195">
        <w:rPr>
          <w:lang w:val="en-GB"/>
        </w:rPr>
        <w:t xml:space="preserve">holds a national registry over patients suffering serious trauma in Sweden. Patients included in the registry have suffered traumatic events </w:t>
      </w:r>
      <w:r w:rsidR="00AD22B8" w:rsidRPr="003F7195">
        <w:rPr>
          <w:lang w:val="en-GB"/>
        </w:rPr>
        <w:t>that have either triggered</w:t>
      </w:r>
      <w:r w:rsidRPr="003F7195">
        <w:rPr>
          <w:lang w:val="en-GB"/>
        </w:rPr>
        <w:t xml:space="preserve"> a </w:t>
      </w:r>
      <w:commentRangeStart w:id="15"/>
      <w:r w:rsidRPr="003F7195">
        <w:rPr>
          <w:lang w:val="en-GB"/>
        </w:rPr>
        <w:t xml:space="preserve">trauma alarm </w:t>
      </w:r>
      <w:commentRangeEnd w:id="15"/>
      <w:r w:rsidR="00F80DC6">
        <w:rPr>
          <w:rStyle w:val="CommentReference"/>
          <w:bCs w:val="0"/>
          <w:lang w:val="sv-SE"/>
        </w:rPr>
        <w:commentReference w:id="15"/>
      </w:r>
      <w:r w:rsidRPr="003F7195">
        <w:rPr>
          <w:lang w:val="en-GB"/>
        </w:rPr>
        <w:t xml:space="preserve">or </w:t>
      </w:r>
      <w:r w:rsidR="00AD22B8" w:rsidRPr="003F7195">
        <w:rPr>
          <w:lang w:val="en-GB"/>
        </w:rPr>
        <w:t>generated injuries with a</w:t>
      </w:r>
      <w:r w:rsidRPr="003F7195">
        <w:rPr>
          <w:lang w:val="en-GB"/>
        </w:rPr>
        <w:t xml:space="preserve"> new injury severity </w:t>
      </w:r>
      <w:commentRangeStart w:id="16"/>
      <w:r w:rsidRPr="003F7195">
        <w:rPr>
          <w:lang w:val="en-GB"/>
        </w:rPr>
        <w:t xml:space="preserve">score (NISS) </w:t>
      </w:r>
      <w:r w:rsidR="00AD22B8" w:rsidRPr="003F7195">
        <w:rPr>
          <w:lang w:val="en-GB"/>
        </w:rPr>
        <w:t>above</w:t>
      </w:r>
      <w:r w:rsidRPr="003F7195">
        <w:rPr>
          <w:lang w:val="en-GB"/>
        </w:rPr>
        <w:t xml:space="preserve"> </w:t>
      </w:r>
      <w:proofErr w:type="gramStart"/>
      <w:r w:rsidRPr="003F7195">
        <w:rPr>
          <w:lang w:val="en-GB"/>
        </w:rPr>
        <w:t>1</w:t>
      </w:r>
      <w:r w:rsidR="00035564">
        <w:rPr>
          <w:lang w:val="en-GB"/>
        </w:rPr>
        <w:t>5</w:t>
      </w:r>
      <w:r w:rsidR="00CF6C9B">
        <w:rPr>
          <w:lang w:val="en-GB"/>
        </w:rPr>
        <w:t>, or</w:t>
      </w:r>
      <w:proofErr w:type="gramEnd"/>
      <w:r w:rsidR="00CF6C9B">
        <w:rPr>
          <w:lang w:val="en-GB"/>
        </w:rPr>
        <w:t xml:space="preserve"> have been </w:t>
      </w:r>
      <w:r w:rsidR="007259A7">
        <w:rPr>
          <w:lang w:val="en-GB"/>
        </w:rPr>
        <w:t xml:space="preserve">transferred to hospital within 7 days of </w:t>
      </w:r>
      <w:r w:rsidR="00D04005">
        <w:rPr>
          <w:lang w:val="en-GB"/>
        </w:rPr>
        <w:t>trauma</w:t>
      </w:r>
      <w:r w:rsidR="007259A7">
        <w:rPr>
          <w:lang w:val="en-GB"/>
        </w:rPr>
        <w:t xml:space="preserve"> and have a NISS </w:t>
      </w:r>
      <w:r w:rsidR="00C350D9">
        <w:rPr>
          <w:lang w:val="en-GB"/>
        </w:rPr>
        <w:t>score higher than 15</w:t>
      </w:r>
      <w:commentRangeEnd w:id="16"/>
      <w:r w:rsidR="00F80DC6">
        <w:rPr>
          <w:rStyle w:val="CommentReference"/>
          <w:bCs w:val="0"/>
          <w:lang w:val="sv-SE"/>
        </w:rPr>
        <w:commentReference w:id="16"/>
      </w:r>
      <w:r w:rsidR="00C350D9">
        <w:rPr>
          <w:lang w:val="en-GB"/>
        </w:rPr>
        <w:t xml:space="preserve">. Patients </w:t>
      </w:r>
      <w:r w:rsidR="006E5E22">
        <w:rPr>
          <w:lang w:val="en-GB"/>
        </w:rPr>
        <w:t xml:space="preserve">where subdural hematoma is the only </w:t>
      </w:r>
      <w:r w:rsidR="00B10648">
        <w:rPr>
          <w:lang w:val="en-GB"/>
        </w:rPr>
        <w:t>traumatic i</w:t>
      </w:r>
      <w:r w:rsidR="00111EA1">
        <w:rPr>
          <w:lang w:val="en-GB"/>
        </w:rPr>
        <w:t>n</w:t>
      </w:r>
      <w:r w:rsidR="00B10648">
        <w:rPr>
          <w:lang w:val="en-GB"/>
        </w:rPr>
        <w:t>jury and cases that have triggered a trauma alarm without underlying trauma are excluded</w:t>
      </w:r>
      <w:r w:rsidR="00111EA1">
        <w:rPr>
          <w:lang w:val="en-GB"/>
        </w:rPr>
        <w:t xml:space="preserve">. There </w:t>
      </w:r>
      <w:r w:rsidR="00D04005">
        <w:rPr>
          <w:lang w:val="en-GB"/>
        </w:rPr>
        <w:t>is</w:t>
      </w:r>
      <w:r w:rsidR="00111EA1">
        <w:rPr>
          <w:lang w:val="en-GB"/>
        </w:rPr>
        <w:t xml:space="preserve"> no </w:t>
      </w:r>
      <w:r w:rsidR="00111EA1">
        <w:rPr>
          <w:lang w:val="en-GB"/>
        </w:rPr>
        <w:lastRenderedPageBreak/>
        <w:t>automatic transfer o</w:t>
      </w:r>
      <w:r w:rsidR="007B641C">
        <w:rPr>
          <w:lang w:val="en-GB"/>
        </w:rPr>
        <w:t>f patient</w:t>
      </w:r>
      <w:r w:rsidR="006B197E">
        <w:rPr>
          <w:lang w:val="en-GB"/>
        </w:rPr>
        <w:t xml:space="preserve"> data</w:t>
      </w:r>
      <w:r w:rsidR="007B641C">
        <w:rPr>
          <w:lang w:val="en-GB"/>
        </w:rPr>
        <w:t xml:space="preserve"> to </w:t>
      </w:r>
      <w:proofErr w:type="spellStart"/>
      <w:r w:rsidR="007B641C">
        <w:rPr>
          <w:lang w:val="en-GB"/>
        </w:rPr>
        <w:t>SweTrau</w:t>
      </w:r>
      <w:proofErr w:type="spellEnd"/>
      <w:r w:rsidR="007B641C">
        <w:rPr>
          <w:lang w:val="en-GB"/>
        </w:rPr>
        <w:t xml:space="preserve"> </w:t>
      </w:r>
      <w:r w:rsidR="00923F88">
        <w:rPr>
          <w:lang w:val="en-GB"/>
        </w:rPr>
        <w:t>due to lack of unified journal systems in Sweden.</w:t>
      </w:r>
      <w:r w:rsidR="002445EE">
        <w:rPr>
          <w:lang w:val="en-GB"/>
        </w:rPr>
        <w:t xml:space="preserve"> The coverage was </w:t>
      </w:r>
      <w:r w:rsidR="007969AA">
        <w:rPr>
          <w:lang w:val="en-GB"/>
        </w:rPr>
        <w:t>approximately 69</w:t>
      </w:r>
      <w:r w:rsidR="001C0AE6">
        <w:rPr>
          <w:lang w:val="en-GB"/>
        </w:rPr>
        <w:t xml:space="preserve">.8% </w:t>
      </w:r>
      <w:r w:rsidR="00D04005">
        <w:rPr>
          <w:lang w:val="en-GB"/>
        </w:rPr>
        <w:t xml:space="preserve"> as of </w:t>
      </w:r>
      <w:r w:rsidR="001C0AE6">
        <w:rPr>
          <w:lang w:val="en-GB"/>
        </w:rPr>
        <w:t>January 2023</w:t>
      </w:r>
      <w:r w:rsidR="00A9505D">
        <w:rPr>
          <w:lang w:val="en-GB"/>
        </w:rPr>
        <w:t xml:space="preserve"> </w:t>
      </w:r>
      <w:r w:rsidR="004D7078">
        <w:rPr>
          <w:lang w:val="en-GB"/>
        </w:rPr>
        <w:fldChar w:fldCharType="begin"/>
      </w:r>
      <w:r w:rsidR="009126C3">
        <w:rPr>
          <w:lang w:val="en-GB"/>
        </w:rPr>
        <w:instrText xml:space="preserve"> ADDIN ZOTERO_ITEM CSL_CITATION {"citationID":"mUMVeygW","properties":{"formattedCitation":"(4)","plainCitation":"(4)","noteIndex":0},"citationItems":[{"id":116,"uris":["http://zotero.org/users/local/dRJOFA2S/items/RKXJNGFK"],"itemData":{"id":116,"type":"post-weblog","language":"sv-SE","title":"årsrapport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004D7078">
        <w:rPr>
          <w:lang w:val="en-GB"/>
        </w:rPr>
        <w:fldChar w:fldCharType="separate"/>
      </w:r>
      <w:r w:rsidR="009126C3" w:rsidRPr="009126C3">
        <w:t>(4)</w:t>
      </w:r>
      <w:r w:rsidR="004D7078">
        <w:rPr>
          <w:lang w:val="en-GB"/>
        </w:rPr>
        <w:fldChar w:fldCharType="end"/>
      </w:r>
      <w:r w:rsidR="00E37A84">
        <w:rPr>
          <w:lang w:val="en-GB"/>
        </w:rPr>
        <w:t xml:space="preserve">. </w:t>
      </w:r>
    </w:p>
    <w:p w14:paraId="4ED0C509" w14:textId="77777777" w:rsidR="009F22B9" w:rsidRDefault="009F22B9" w:rsidP="00CA65BE">
      <w:pPr>
        <w:pStyle w:val="Brdtext1"/>
        <w:rPr>
          <w:lang w:val="en-GB"/>
        </w:rPr>
      </w:pPr>
    </w:p>
    <w:p w14:paraId="3D5CE510" w14:textId="6C66B6C8" w:rsidR="00AD22B8" w:rsidRDefault="00140903" w:rsidP="00CA65BE">
      <w:pPr>
        <w:pStyle w:val="Brdtext1"/>
        <w:rPr>
          <w:lang w:val="en-GB"/>
        </w:rPr>
      </w:pPr>
      <w:r>
        <w:rPr>
          <w:lang w:val="en-GB"/>
        </w:rPr>
        <w:t>The</w:t>
      </w:r>
      <w:r w:rsidR="00AD22B8" w:rsidRPr="003F7195">
        <w:rPr>
          <w:lang w:val="en-GB"/>
        </w:rPr>
        <w:t xml:space="preserve"> Karolinska University hospital </w:t>
      </w:r>
      <w:r w:rsidR="00227475">
        <w:rPr>
          <w:lang w:val="en-GB"/>
        </w:rPr>
        <w:t>is the only</w:t>
      </w:r>
      <w:r>
        <w:rPr>
          <w:lang w:val="en-GB"/>
        </w:rPr>
        <w:t xml:space="preserve"> facility in Sweden to qualify as a quality level-1 trauma centre according to ACS standards</w:t>
      </w:r>
      <w:r w:rsidR="0010623A">
        <w:rPr>
          <w:lang w:val="en-GB"/>
        </w:rPr>
        <w:t xml:space="preserve"> </w:t>
      </w:r>
      <w:r w:rsidR="0010623A">
        <w:rPr>
          <w:lang w:val="en-GB"/>
        </w:rPr>
        <w:fldChar w:fldCharType="begin"/>
      </w:r>
      <w:r w:rsidR="00C62D10">
        <w:rPr>
          <w:lang w:val="en-GB"/>
        </w:rPr>
        <w:instrText xml:space="preserve"> ADDIN ZOTERO_ITEM CSL_CITATION {"citationID":"5P9KZVCY","properties":{"formattedCitation":"(14,26)","plainCitation":"(14,26)","noteIndex":0},"citationItems":[{"id":124,"uris":["http://zotero.org/users/local/dRJOFA2S/items/3E9MB6SH"],"itemData":{"id":124,"type":"webpage","abstract":"Wellstar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10623A">
        <w:rPr>
          <w:lang w:val="en-GB"/>
        </w:rPr>
        <w:fldChar w:fldCharType="separate"/>
      </w:r>
      <w:r w:rsidR="00C62D10" w:rsidRPr="00C62D10">
        <w:t>(14,26)</w:t>
      </w:r>
      <w:r w:rsidR="0010623A">
        <w:rPr>
          <w:lang w:val="en-GB"/>
        </w:rPr>
        <w:fldChar w:fldCharType="end"/>
      </w:r>
      <w:r w:rsidR="00630D7F">
        <w:rPr>
          <w:lang w:val="en-GB"/>
        </w:rPr>
        <w:t xml:space="preserve">. </w:t>
      </w:r>
      <w:r w:rsidR="007056E1">
        <w:rPr>
          <w:lang w:val="en-GB"/>
        </w:rPr>
        <w:t>The hospital is</w:t>
      </w:r>
      <w:r w:rsidR="003B249A">
        <w:rPr>
          <w:lang w:val="en-GB"/>
        </w:rPr>
        <w:t xml:space="preserve"> </w:t>
      </w:r>
      <w:r w:rsidR="00903EEC">
        <w:rPr>
          <w:lang w:val="en-GB"/>
        </w:rPr>
        <w:t xml:space="preserve">located in </w:t>
      </w:r>
      <w:r w:rsidR="003B249A">
        <w:rPr>
          <w:lang w:val="en-GB"/>
        </w:rPr>
        <w:t>Stockholm county</w:t>
      </w:r>
      <w:r w:rsidR="0006185B">
        <w:rPr>
          <w:lang w:val="en-GB"/>
        </w:rPr>
        <w:t xml:space="preserve">, but accounts for </w:t>
      </w:r>
      <w:r w:rsidR="00AD22B8" w:rsidRPr="003F7195">
        <w:rPr>
          <w:lang w:val="en-GB"/>
        </w:rPr>
        <w:t xml:space="preserve">the regions of Stockholm, Gotland, </w:t>
      </w:r>
      <w:proofErr w:type="spellStart"/>
      <w:r w:rsidR="00AD22B8" w:rsidRPr="003F7195">
        <w:rPr>
          <w:lang w:val="en-GB"/>
        </w:rPr>
        <w:t>Södermanland</w:t>
      </w:r>
      <w:proofErr w:type="spellEnd"/>
      <w:r w:rsidR="00AD22B8" w:rsidRPr="003F7195">
        <w:rPr>
          <w:lang w:val="en-GB"/>
        </w:rPr>
        <w:t xml:space="preserve"> and </w:t>
      </w:r>
      <w:proofErr w:type="spellStart"/>
      <w:r w:rsidR="00AD22B8" w:rsidRPr="003F7195">
        <w:rPr>
          <w:lang w:val="en-GB"/>
        </w:rPr>
        <w:t>Västmanland</w:t>
      </w:r>
      <w:proofErr w:type="spellEnd"/>
      <w:r w:rsidR="00AD22B8" w:rsidRPr="003F7195">
        <w:rPr>
          <w:lang w:val="en-GB"/>
        </w:rPr>
        <w:t xml:space="preserve">, </w:t>
      </w:r>
      <w:r w:rsidR="0006185B">
        <w:rPr>
          <w:lang w:val="en-GB"/>
        </w:rPr>
        <w:t>adding up</w:t>
      </w:r>
      <w:r w:rsidR="00AD22B8" w:rsidRPr="003F7195">
        <w:rPr>
          <w:lang w:val="en-GB"/>
        </w:rPr>
        <w:t xml:space="preserve"> to 3 million residents, which is just on pair with </w:t>
      </w:r>
      <w:r w:rsidR="0006185B">
        <w:rPr>
          <w:lang w:val="en-GB"/>
        </w:rPr>
        <w:t xml:space="preserve">minimum quantity according to </w:t>
      </w:r>
      <w:r w:rsidR="00B3250C">
        <w:rPr>
          <w:lang w:val="en-GB"/>
        </w:rPr>
        <w:t>s</w:t>
      </w:r>
      <w:r w:rsidR="00844C29">
        <w:rPr>
          <w:lang w:val="en-GB"/>
        </w:rPr>
        <w:t>tandards</w:t>
      </w:r>
      <w:r w:rsidR="00BA5B49">
        <w:rPr>
          <w:lang w:val="en-GB"/>
        </w:rPr>
        <w:t xml:space="preserve"> </w:t>
      </w:r>
      <w:r w:rsidR="00604435">
        <w:rPr>
          <w:lang w:val="en-GB"/>
        </w:rPr>
        <w:fldChar w:fldCharType="begin"/>
      </w:r>
      <w:r w:rsidR="00C62D10">
        <w:rPr>
          <w:lang w:val="en-GB"/>
        </w:rPr>
        <w:instrText xml:space="preserve"> ADDIN ZOTERO_ITEM CSL_CITATION {"citationID":"hXrR1Dt8","properties":{"formattedCitation":"(26)","plainCitation":"(26)","noteIndex":0},"citationItems":[{"id":9,"uris":["http://zotero.org/users/local/dRJOFA2S/items/AMCV52FW"],"itemData":{"id":9,"type":"webpage","abstract":"Traumacentrum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604435">
        <w:rPr>
          <w:lang w:val="en-GB"/>
        </w:rPr>
        <w:fldChar w:fldCharType="separate"/>
      </w:r>
      <w:r w:rsidR="00C62D10" w:rsidRPr="00C62D10">
        <w:t>(26)</w:t>
      </w:r>
      <w:r w:rsidR="00604435">
        <w:rPr>
          <w:lang w:val="en-GB"/>
        </w:rPr>
        <w:fldChar w:fldCharType="end"/>
      </w:r>
      <w:r w:rsidR="00604435">
        <w:rPr>
          <w:lang w:val="en-GB"/>
        </w:rPr>
        <w:t xml:space="preserve">. </w:t>
      </w:r>
    </w:p>
    <w:p w14:paraId="40F75B5F" w14:textId="77777777" w:rsidR="00685B96" w:rsidRPr="003F7195" w:rsidRDefault="00685B96" w:rsidP="00CA65BE">
      <w:pPr>
        <w:pStyle w:val="Brdtext1"/>
        <w:rPr>
          <w:lang w:val="en-GB"/>
        </w:rPr>
      </w:pPr>
    </w:p>
    <w:p w14:paraId="058C5D6C" w14:textId="111A3846" w:rsidR="00CA65BE" w:rsidRPr="003F7195" w:rsidRDefault="00BA5B49" w:rsidP="00CA65BE">
      <w:pPr>
        <w:pStyle w:val="Brdtext1"/>
        <w:rPr>
          <w:lang w:val="en-GB"/>
        </w:rPr>
      </w:pPr>
      <w:r>
        <w:rPr>
          <w:lang w:val="en-GB"/>
        </w:rPr>
        <w:t xml:space="preserve">As part of </w:t>
      </w:r>
      <w:r w:rsidR="00DA0EA1">
        <w:rPr>
          <w:lang w:val="en-GB"/>
        </w:rPr>
        <w:t>level-1 criteria,</w:t>
      </w:r>
      <w:r w:rsidR="00CF5D23">
        <w:rPr>
          <w:lang w:val="en-GB"/>
        </w:rPr>
        <w:t xml:space="preserve"> multidisciplinary M&amp;M conferences are held</w:t>
      </w:r>
      <w:r w:rsidR="009F3500">
        <w:rPr>
          <w:lang w:val="en-GB"/>
        </w:rPr>
        <w:t xml:space="preserve"> </w:t>
      </w:r>
      <w:r w:rsidR="00B06FFB">
        <w:rPr>
          <w:lang w:val="en-GB"/>
        </w:rPr>
        <w:t>regularly to</w:t>
      </w:r>
      <w:r w:rsidR="00C54F49">
        <w:rPr>
          <w:lang w:val="en-GB"/>
        </w:rPr>
        <w:t xml:space="preserve"> evaluate treatment of patients and identify OFI</w:t>
      </w:r>
      <w:r w:rsidR="00AC1D2A">
        <w:rPr>
          <w:lang w:val="en-GB"/>
        </w:rPr>
        <w:t>s.</w:t>
      </w:r>
      <w:r w:rsidR="00CA65BE" w:rsidRPr="003F7195">
        <w:rPr>
          <w:lang w:val="en-GB"/>
        </w:rPr>
        <w:t xml:space="preserve"> </w:t>
      </w:r>
      <w:r w:rsidR="00AC1D2A">
        <w:rPr>
          <w:lang w:val="en-GB"/>
        </w:rPr>
        <w:t xml:space="preserve">The multidisciplinary </w:t>
      </w:r>
      <w:r w:rsidR="00CA65BE" w:rsidRPr="003F7195">
        <w:rPr>
          <w:lang w:val="en-GB"/>
        </w:rPr>
        <w:t>board</w:t>
      </w:r>
      <w:r w:rsidR="00AC1D2A">
        <w:rPr>
          <w:lang w:val="en-GB"/>
        </w:rPr>
        <w:t xml:space="preserve"> is appointed by the</w:t>
      </w:r>
      <w:r w:rsidR="00EC421A">
        <w:rPr>
          <w:lang w:val="en-GB"/>
        </w:rPr>
        <w:t xml:space="preserve"> hospital and</w:t>
      </w:r>
      <w:r w:rsidR="00CA65BE" w:rsidRPr="003F7195">
        <w:rPr>
          <w:lang w:val="en-GB"/>
        </w:rPr>
        <w:t xml:space="preserve">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w:t>
      </w:r>
      <w:r w:rsidR="001A145A" w:rsidRPr="003F7195">
        <w:rPr>
          <w:lang w:val="en-GB"/>
        </w:rPr>
        <w:t xml:space="preserve"> </w:t>
      </w:r>
      <w:r w:rsidR="001A145A" w:rsidRPr="003F7195">
        <w:rPr>
          <w:lang w:val="en-GB"/>
        </w:rPr>
        <w:fldChar w:fldCharType="begin"/>
      </w:r>
      <w:r w:rsidR="003779A5">
        <w:rPr>
          <w:lang w:val="en-GB"/>
        </w:rPr>
        <w:instrText xml:space="preserve"> ADDIN ZOTERO_ITEM CSL_CITATION {"citationID":"MOVd1KA9","properties":{"formattedCitation":"(17)","plainCitation":"(17)","noteIndex":0},"citationItems":[{"id":19,"uris":["http://zotero.org/users/local/dRJOFA2S/items/RZRPJ7L5"],"itemData":{"id":19,"type":"post-weblog","language":"sv-SE","title":"Förtydligad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1A145A" w:rsidRPr="003F7195">
        <w:rPr>
          <w:lang w:val="en-GB"/>
        </w:rPr>
        <w:fldChar w:fldCharType="separate"/>
      </w:r>
      <w:r w:rsidR="003779A5" w:rsidRPr="003779A5">
        <w:t>(17)</w:t>
      </w:r>
      <w:r w:rsidR="001A145A" w:rsidRPr="003F7195">
        <w:rPr>
          <w:lang w:val="en-GB"/>
        </w:rPr>
        <w:fldChar w:fldCharType="end"/>
      </w:r>
      <w:r w:rsidR="00165A2F" w:rsidRPr="003F7195">
        <w:rPr>
          <w:lang w:val="en-GB"/>
        </w:rPr>
        <w:t xml:space="preserve">. </w:t>
      </w:r>
    </w:p>
    <w:p w14:paraId="6D0AB8D8" w14:textId="77777777" w:rsidR="00CA65BE" w:rsidRPr="003F7195" w:rsidRDefault="00CA65BE" w:rsidP="00CA65BE">
      <w:pPr>
        <w:pStyle w:val="Brdtext1"/>
        <w:rPr>
          <w:lang w:val="en-GB"/>
        </w:rPr>
      </w:pPr>
    </w:p>
    <w:p w14:paraId="74E89EBF" w14:textId="1F0EADEA" w:rsidR="00CA65BE" w:rsidRDefault="00CA65BE" w:rsidP="00CA65BE">
      <w:pPr>
        <w:pStyle w:val="Brdtext1"/>
        <w:rPr>
          <w:lang w:val="en-GB"/>
        </w:rPr>
      </w:pPr>
      <w:r w:rsidRPr="003F7195">
        <w:rPr>
          <w:lang w:val="en-GB"/>
        </w:rPr>
        <w:t xml:space="preserve">Patients are selected for </w:t>
      </w:r>
      <w:r w:rsidR="003515F1" w:rsidRPr="003F7195">
        <w:rPr>
          <w:lang w:val="en-GB"/>
        </w:rPr>
        <w:t xml:space="preserve">conference </w:t>
      </w:r>
      <w:r w:rsidRPr="003F7195">
        <w:rPr>
          <w:lang w:val="en-GB"/>
        </w:rPr>
        <w:t>in a multistage process with escalating levels of reviews. All cases of mortality are passed directly to conference, where the cause of death and whether it was preventable or possibly</w:t>
      </w:r>
      <w:r w:rsidR="000832D0">
        <w:rPr>
          <w:lang w:val="en-GB"/>
        </w:rPr>
        <w:t xml:space="preserve"> </w:t>
      </w:r>
      <w:r w:rsidRPr="003F7195">
        <w:rPr>
          <w:lang w:val="en-GB"/>
        </w:rPr>
        <w:t>preventable is decided</w:t>
      </w:r>
      <w:r w:rsidR="00AD22B8" w:rsidRPr="003F7195">
        <w:rPr>
          <w:lang w:val="en-GB"/>
        </w:rPr>
        <w:t>. The review is then</w:t>
      </w:r>
      <w:r w:rsidRPr="003F7195">
        <w:rPr>
          <w:lang w:val="en-GB"/>
        </w:rPr>
        <w:t xml:space="preserve"> followed by identification of OFI</w:t>
      </w:r>
      <w:r w:rsidR="003515F1" w:rsidRPr="003F7195">
        <w:rPr>
          <w:lang w:val="en-GB"/>
        </w:rPr>
        <w:t>s, which serve as a foundation for enhancement of care</w:t>
      </w:r>
      <w:r w:rsidRPr="003F7195">
        <w:rPr>
          <w:lang w:val="en-GB"/>
        </w:rPr>
        <w:t>. The review process for non-mortality poor-outcomes has been subsequently improved and formalised. In the years 2014-2017, trauma patients wer</w:t>
      </w:r>
      <w:r w:rsidR="00885461" w:rsidRPr="003F7195">
        <w:rPr>
          <w:lang w:val="en-GB"/>
        </w:rPr>
        <w:t>e somewhat randomly selected and</w:t>
      </w:r>
      <w:r w:rsidRPr="003F7195">
        <w:rPr>
          <w:lang w:val="en-GB"/>
        </w:rPr>
        <w:t xml:space="preserve"> individually reviewed by a specialised trauma nurse </w:t>
      </w:r>
      <w:r w:rsidR="00885461" w:rsidRPr="003F7195">
        <w:rPr>
          <w:lang w:val="en-GB"/>
        </w:rPr>
        <w:t xml:space="preserve">who made the call weather patients should be </w:t>
      </w:r>
      <w:r w:rsidRPr="003F7195">
        <w:rPr>
          <w:lang w:val="en-GB"/>
        </w:rPr>
        <w:t>escalated to conference.</w:t>
      </w:r>
      <w:r w:rsidR="00885461" w:rsidRPr="003F7195">
        <w:rPr>
          <w:lang w:val="en-GB"/>
        </w:rPr>
        <w:t xml:space="preserve"> </w:t>
      </w:r>
      <w:r w:rsidR="003515F1" w:rsidRPr="003F7195">
        <w:rPr>
          <w:lang w:val="en-GB"/>
        </w:rPr>
        <w:t>In 2017, the procedure was therefore formalized</w:t>
      </w:r>
      <w:r w:rsidRPr="003F7195">
        <w:rPr>
          <w:lang w:val="en-GB"/>
        </w:rPr>
        <w:t xml:space="preserve"> with the introduction of audit filters. </w:t>
      </w:r>
    </w:p>
    <w:p w14:paraId="20F6CA80" w14:textId="77777777" w:rsidR="001C4FF2" w:rsidRDefault="001C4FF2" w:rsidP="00CA65BE">
      <w:pPr>
        <w:pStyle w:val="Brdtext1"/>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C4FF2" w14:paraId="14E43FD4" w14:textId="77777777" w:rsidTr="00EC3CA6">
        <w:tc>
          <w:tcPr>
            <w:tcW w:w="9061" w:type="dxa"/>
            <w:tcBorders>
              <w:bottom w:val="single" w:sz="12" w:space="0" w:color="auto"/>
            </w:tcBorders>
          </w:tcPr>
          <w:p w14:paraId="2AD051F0" w14:textId="77777777" w:rsidR="001C4FF2" w:rsidRPr="00433E6A" w:rsidRDefault="001C4FF2" w:rsidP="00EC3CA6">
            <w:pPr>
              <w:pStyle w:val="Brdtext1"/>
              <w:jc w:val="center"/>
              <w:rPr>
                <w:b/>
                <w:sz w:val="22"/>
                <w:szCs w:val="22"/>
                <w:lang w:val="en-GB"/>
              </w:rPr>
            </w:pPr>
            <w:r w:rsidRPr="00433E6A">
              <w:rPr>
                <w:b/>
                <w:sz w:val="22"/>
                <w:szCs w:val="22"/>
                <w:lang w:val="en-GB"/>
              </w:rPr>
              <w:t>Table X. Audit filters</w:t>
            </w:r>
          </w:p>
        </w:tc>
      </w:tr>
      <w:tr w:rsidR="001C4FF2" w:rsidRPr="00F80DC6" w14:paraId="1924E152" w14:textId="77777777" w:rsidTr="00EC3CA6">
        <w:tc>
          <w:tcPr>
            <w:tcW w:w="9061" w:type="dxa"/>
            <w:tcBorders>
              <w:top w:val="single" w:sz="12" w:space="0" w:color="auto"/>
              <w:bottom w:val="single" w:sz="2" w:space="0" w:color="auto"/>
            </w:tcBorders>
          </w:tcPr>
          <w:p w14:paraId="1371611D" w14:textId="77777777" w:rsidR="001C4FF2" w:rsidRPr="001C4FF2" w:rsidRDefault="001C4FF2" w:rsidP="00EC3CA6">
            <w:pPr>
              <w:pStyle w:val="Brdtext1"/>
              <w:rPr>
                <w:sz w:val="22"/>
                <w:szCs w:val="22"/>
                <w:lang w:val="en-GB"/>
              </w:rPr>
            </w:pPr>
            <w:r w:rsidRPr="001C4FF2">
              <w:rPr>
                <w:sz w:val="22"/>
                <w:szCs w:val="22"/>
                <w:lang w:val="en-GB"/>
              </w:rPr>
              <w:t>Systolic blood pressure &lt; 90</w:t>
            </w:r>
          </w:p>
          <w:p w14:paraId="7FA758BE" w14:textId="77777777" w:rsidR="001C4FF2" w:rsidRPr="001C4FF2" w:rsidRDefault="001C4FF2" w:rsidP="00EC3CA6">
            <w:pPr>
              <w:pStyle w:val="Brdtext1"/>
              <w:rPr>
                <w:sz w:val="22"/>
                <w:szCs w:val="22"/>
                <w:lang w:val="en-GB"/>
              </w:rPr>
            </w:pPr>
            <w:r w:rsidRPr="001C4FF2">
              <w:rPr>
                <w:sz w:val="22"/>
                <w:szCs w:val="22"/>
                <w:lang w:val="en-GB"/>
              </w:rPr>
              <w:t>Glasgow coma scale &lt; 9 and not intubated.</w:t>
            </w:r>
          </w:p>
          <w:p w14:paraId="52046E9A" w14:textId="77777777" w:rsidR="001C4FF2" w:rsidRPr="001C4FF2" w:rsidRDefault="001C4FF2" w:rsidP="00EC3CA6">
            <w:pPr>
              <w:pStyle w:val="Brdtext1"/>
              <w:rPr>
                <w:sz w:val="22"/>
                <w:szCs w:val="22"/>
                <w:lang w:val="en-GB"/>
              </w:rPr>
            </w:pPr>
            <w:r w:rsidRPr="001C4FF2">
              <w:rPr>
                <w:sz w:val="22"/>
                <w:szCs w:val="22"/>
                <w:lang w:val="en-GB"/>
              </w:rPr>
              <w:t>Injury severity score &gt; 15 but not admitted to the intensive care unit</w:t>
            </w:r>
          </w:p>
          <w:p w14:paraId="0F13F446" w14:textId="77777777" w:rsidR="001C4FF2" w:rsidRPr="001C4FF2" w:rsidRDefault="001C4FF2" w:rsidP="00EC3CA6">
            <w:pPr>
              <w:pStyle w:val="Brdtext1"/>
              <w:rPr>
                <w:sz w:val="22"/>
                <w:szCs w:val="22"/>
                <w:lang w:val="en-GB"/>
              </w:rPr>
            </w:pPr>
            <w:r w:rsidRPr="001C4FF2">
              <w:rPr>
                <w:sz w:val="22"/>
                <w:szCs w:val="22"/>
                <w:lang w:val="en-GB"/>
              </w:rPr>
              <w:t>Time to acute intervention &gt; 60 minutes from arrival to hospital</w:t>
            </w:r>
          </w:p>
          <w:p w14:paraId="0B8ECB3E" w14:textId="77777777" w:rsidR="001C4FF2" w:rsidRPr="001C4FF2" w:rsidRDefault="001C4FF2" w:rsidP="00EC3CA6">
            <w:pPr>
              <w:pStyle w:val="Brdtext1"/>
              <w:rPr>
                <w:sz w:val="22"/>
                <w:szCs w:val="22"/>
                <w:lang w:val="en-GB"/>
              </w:rPr>
            </w:pPr>
            <w:r w:rsidRPr="001C4FF2">
              <w:rPr>
                <w:sz w:val="22"/>
                <w:szCs w:val="22"/>
                <w:lang w:val="en-GB"/>
              </w:rPr>
              <w:t>Time to computed tomography &gt; 30 minutes from arrival to hospital.</w:t>
            </w:r>
          </w:p>
          <w:p w14:paraId="0017CAA4" w14:textId="77777777" w:rsidR="001C4FF2" w:rsidRPr="001C4FF2" w:rsidRDefault="001C4FF2" w:rsidP="00EC3CA6">
            <w:pPr>
              <w:pStyle w:val="Brdtext1"/>
              <w:rPr>
                <w:sz w:val="22"/>
                <w:szCs w:val="22"/>
                <w:lang w:val="en-GB"/>
              </w:rPr>
            </w:pPr>
            <w:r w:rsidRPr="001C4FF2">
              <w:rPr>
                <w:sz w:val="22"/>
                <w:szCs w:val="22"/>
                <w:lang w:val="en-GB"/>
              </w:rPr>
              <w:t>No anticoagulant therapy within 72 hours after TBI</w:t>
            </w:r>
          </w:p>
          <w:p w14:paraId="2BC5A323" w14:textId="77777777" w:rsidR="001C4FF2" w:rsidRPr="001C4FF2" w:rsidRDefault="001C4FF2" w:rsidP="00EC3CA6">
            <w:pPr>
              <w:pStyle w:val="Brdtext1"/>
              <w:rPr>
                <w:sz w:val="22"/>
                <w:szCs w:val="22"/>
                <w:lang w:val="en-GB"/>
              </w:rPr>
            </w:pPr>
            <w:r w:rsidRPr="001C4FF2">
              <w:rPr>
                <w:sz w:val="22"/>
                <w:szCs w:val="22"/>
                <w:lang w:val="en-GB"/>
              </w:rPr>
              <w:t>The presence of cardio-pulmonary resuscitation with thoracotomy</w:t>
            </w:r>
          </w:p>
          <w:p w14:paraId="581039FA" w14:textId="77777777" w:rsidR="001C4FF2" w:rsidRPr="001C4FF2" w:rsidRDefault="001C4FF2" w:rsidP="00EC3CA6">
            <w:pPr>
              <w:pStyle w:val="Brdtext1"/>
              <w:rPr>
                <w:sz w:val="22"/>
                <w:szCs w:val="22"/>
                <w:lang w:val="en-GB"/>
              </w:rPr>
            </w:pPr>
            <w:r w:rsidRPr="001C4FF2">
              <w:rPr>
                <w:sz w:val="22"/>
                <w:szCs w:val="22"/>
                <w:lang w:val="en-GB"/>
              </w:rPr>
              <w:t>The presence of a liver or spleen injury</w:t>
            </w:r>
          </w:p>
          <w:p w14:paraId="018CFF25" w14:textId="77777777" w:rsidR="001C4FF2" w:rsidRPr="001C4FF2" w:rsidRDefault="001C4FF2" w:rsidP="00EC3CA6">
            <w:pPr>
              <w:pStyle w:val="Brdtext1"/>
              <w:rPr>
                <w:sz w:val="22"/>
                <w:szCs w:val="22"/>
                <w:lang w:val="en-GB"/>
              </w:rPr>
            </w:pPr>
            <w:r w:rsidRPr="001C4FF2">
              <w:rPr>
                <w:sz w:val="22"/>
                <w:szCs w:val="22"/>
                <w:lang w:val="en-GB"/>
              </w:rPr>
              <w:lastRenderedPageBreak/>
              <w:t>Massive transfusion, defined as 10 or more units of packed red blood cells within 24 hours.</w:t>
            </w:r>
          </w:p>
        </w:tc>
      </w:tr>
      <w:tr w:rsidR="001C4FF2" w:rsidRPr="00F80DC6" w14:paraId="01B629C4" w14:textId="77777777" w:rsidTr="00EC3CA6">
        <w:tc>
          <w:tcPr>
            <w:tcW w:w="9061" w:type="dxa"/>
            <w:tcBorders>
              <w:top w:val="single" w:sz="2" w:space="0" w:color="auto"/>
              <w:bottom w:val="single" w:sz="12" w:space="0" w:color="auto"/>
            </w:tcBorders>
          </w:tcPr>
          <w:p w14:paraId="36E4C714" w14:textId="06B062F7" w:rsidR="001C4FF2" w:rsidRPr="001C4FF2" w:rsidRDefault="001C4FF2" w:rsidP="00305C4A">
            <w:pPr>
              <w:pStyle w:val="Brdtext1"/>
              <w:spacing w:line="240" w:lineRule="auto"/>
              <w:rPr>
                <w:sz w:val="20"/>
                <w:szCs w:val="20"/>
                <w:lang w:val="en-GB"/>
              </w:rPr>
            </w:pPr>
            <w:r w:rsidRPr="001C4FF2">
              <w:rPr>
                <w:b/>
                <w:bCs w:val="0"/>
                <w:sz w:val="20"/>
                <w:szCs w:val="20"/>
                <w:lang w:val="en-GB"/>
              </w:rPr>
              <w:lastRenderedPageBreak/>
              <w:t>Table X.</w:t>
            </w:r>
            <w:r w:rsidRPr="001C4FF2">
              <w:rPr>
                <w:sz w:val="20"/>
                <w:szCs w:val="20"/>
                <w:lang w:val="en-GB"/>
              </w:rPr>
              <w:t xml:space="preserve"> Audit filters </w:t>
            </w:r>
            <w:r>
              <w:rPr>
                <w:sz w:val="20"/>
                <w:szCs w:val="20"/>
                <w:lang w:val="en-GB"/>
              </w:rPr>
              <w:t>used</w:t>
            </w:r>
            <w:r w:rsidR="00300EAC">
              <w:rPr>
                <w:sz w:val="20"/>
                <w:szCs w:val="20"/>
                <w:lang w:val="en-GB"/>
              </w:rPr>
              <w:t xml:space="preserve"> </w:t>
            </w:r>
            <w:r w:rsidR="00685BB9">
              <w:rPr>
                <w:sz w:val="20"/>
                <w:szCs w:val="20"/>
                <w:lang w:val="en-GB"/>
              </w:rPr>
              <w:t xml:space="preserve">to screen patients </w:t>
            </w:r>
            <w:r w:rsidR="00300EAC">
              <w:rPr>
                <w:sz w:val="20"/>
                <w:szCs w:val="20"/>
                <w:lang w:val="en-GB"/>
              </w:rPr>
              <w:t>at the Karolinska University Hospital</w:t>
            </w:r>
            <w:r w:rsidR="00685BB9">
              <w:rPr>
                <w:sz w:val="20"/>
                <w:szCs w:val="20"/>
                <w:lang w:val="en-GB"/>
              </w:rPr>
              <w:t xml:space="preserve">. Patients </w:t>
            </w:r>
            <w:r w:rsidR="009828F3">
              <w:rPr>
                <w:sz w:val="20"/>
                <w:szCs w:val="20"/>
                <w:lang w:val="en-GB"/>
              </w:rPr>
              <w:t>caught by one of more</w:t>
            </w:r>
            <w:r w:rsidR="0000056F">
              <w:rPr>
                <w:sz w:val="20"/>
                <w:szCs w:val="20"/>
                <w:lang w:val="en-GB"/>
              </w:rPr>
              <w:t xml:space="preserve"> filters are reviewed by a nurse for errors in </w:t>
            </w:r>
            <w:r w:rsidR="00305C4A">
              <w:rPr>
                <w:sz w:val="20"/>
                <w:szCs w:val="20"/>
                <w:lang w:val="en-GB"/>
              </w:rPr>
              <w:t xml:space="preserve">treatment. </w:t>
            </w:r>
          </w:p>
        </w:tc>
      </w:tr>
      <w:tr w:rsidR="001C4FF2" w:rsidRPr="00F80DC6" w14:paraId="23697FC2" w14:textId="77777777" w:rsidTr="00EC3CA6">
        <w:tc>
          <w:tcPr>
            <w:tcW w:w="9061" w:type="dxa"/>
            <w:tcBorders>
              <w:top w:val="single" w:sz="12" w:space="0" w:color="auto"/>
            </w:tcBorders>
          </w:tcPr>
          <w:p w14:paraId="446CF7C1" w14:textId="77777777" w:rsidR="001C4FF2" w:rsidRPr="003F7195" w:rsidRDefault="001C4FF2" w:rsidP="00EC3CA6">
            <w:pPr>
              <w:pStyle w:val="Brdtext1"/>
              <w:rPr>
                <w:lang w:val="en-GB"/>
              </w:rPr>
            </w:pPr>
          </w:p>
        </w:tc>
      </w:tr>
    </w:tbl>
    <w:p w14:paraId="7C2ECF36" w14:textId="77777777" w:rsidR="001C4FF2" w:rsidRPr="003F7195" w:rsidRDefault="001C4FF2" w:rsidP="00CA65BE">
      <w:pPr>
        <w:pStyle w:val="Brdtext1"/>
        <w:rPr>
          <w:lang w:val="en-GB"/>
        </w:rPr>
      </w:pPr>
    </w:p>
    <w:p w14:paraId="01128D46" w14:textId="77777777" w:rsidR="00CA65BE" w:rsidRPr="003F7195" w:rsidRDefault="00CA65BE" w:rsidP="00CA65BE">
      <w:pPr>
        <w:pStyle w:val="Brdtext1"/>
        <w:rPr>
          <w:lang w:val="en-GB"/>
        </w:rPr>
      </w:pPr>
    </w:p>
    <w:p w14:paraId="1B1EED2A" w14:textId="035EB2AD" w:rsidR="00CA65BE" w:rsidRDefault="00CA65BE" w:rsidP="00CA65BE">
      <w:pPr>
        <w:pStyle w:val="Brdtext1"/>
        <w:rPr>
          <w:lang w:val="en-GB"/>
        </w:rPr>
      </w:pPr>
      <w:r w:rsidRPr="003F7195">
        <w:rPr>
          <w:lang w:val="en-GB"/>
        </w:rPr>
        <w:t xml:space="preserve">Audit filters, listed </w:t>
      </w:r>
      <w:r w:rsidR="00433E6A">
        <w:rPr>
          <w:lang w:val="en-GB"/>
        </w:rPr>
        <w:t>in table X</w:t>
      </w:r>
      <w:r w:rsidRPr="003F7195">
        <w:rPr>
          <w:lang w:val="en-GB"/>
        </w:rPr>
        <w:t xml:space="preserve">, </w:t>
      </w:r>
      <w:r w:rsidR="003515F1" w:rsidRPr="003F7195">
        <w:rPr>
          <w:lang w:val="en-GB"/>
        </w:rPr>
        <w:t xml:space="preserve">are specified conditions that all trauma patients are </w:t>
      </w:r>
      <w:r w:rsidR="000B2F87" w:rsidRPr="003F7195">
        <w:rPr>
          <w:lang w:val="en-GB"/>
        </w:rPr>
        <w:t>automatically evaluated</w:t>
      </w:r>
      <w:r w:rsidR="003515F1" w:rsidRPr="003F7195">
        <w:rPr>
          <w:lang w:val="en-GB"/>
        </w:rPr>
        <w:t xml:space="preserve"> by</w:t>
      </w:r>
      <w:r w:rsidRPr="003F7195">
        <w:rPr>
          <w:lang w:val="en-GB"/>
        </w:rPr>
        <w:t xml:space="preserve">. All patients captured by one or more audit filters are then assessed by a nurse who identifies possible </w:t>
      </w:r>
      <w:r w:rsidR="00D510D9">
        <w:rPr>
          <w:lang w:val="en-GB"/>
        </w:rPr>
        <w:t>gaps</w:t>
      </w:r>
      <w:r w:rsidRPr="003F7195">
        <w:rPr>
          <w:lang w:val="en-GB"/>
        </w:rPr>
        <w:t xml:space="preserve"> in care. </w:t>
      </w:r>
      <w:r w:rsidR="00D7311E">
        <w:rPr>
          <w:lang w:val="en-GB"/>
        </w:rPr>
        <w:t xml:space="preserve">If the </w:t>
      </w:r>
      <w:r w:rsidRPr="003F7195">
        <w:rPr>
          <w:lang w:val="en-GB"/>
        </w:rPr>
        <w:t>first nurse</w:t>
      </w:r>
      <w:r w:rsidR="00D7311E">
        <w:rPr>
          <w:lang w:val="en-GB"/>
        </w:rPr>
        <w:t xml:space="preserve"> identifies any potential issues, the patien</w:t>
      </w:r>
      <w:r w:rsidR="00970ED7">
        <w:rPr>
          <w:lang w:val="en-GB"/>
        </w:rPr>
        <w:t>t</w:t>
      </w:r>
      <w:r w:rsidR="00D7311E">
        <w:rPr>
          <w:lang w:val="en-GB"/>
        </w:rPr>
        <w:t xml:space="preserve"> is</w:t>
      </w:r>
      <w:r w:rsidRPr="003F7195">
        <w:rPr>
          <w:lang w:val="en-GB"/>
        </w:rPr>
        <w:t xml:space="preserve"> </w:t>
      </w:r>
      <w:r w:rsidR="001E26D4" w:rsidRPr="003F7195">
        <w:rPr>
          <w:lang w:val="en-GB"/>
        </w:rPr>
        <w:t>reviewed</w:t>
      </w:r>
      <w:r w:rsidR="001E26D4">
        <w:rPr>
          <w:lang w:val="en-GB"/>
        </w:rPr>
        <w:t xml:space="preserve"> </w:t>
      </w:r>
      <w:r w:rsidR="001E26D4" w:rsidRPr="003F7195">
        <w:rPr>
          <w:lang w:val="en-GB"/>
        </w:rPr>
        <w:t>in</w:t>
      </w:r>
      <w:r w:rsidRPr="003F7195">
        <w:rPr>
          <w:lang w:val="en-GB"/>
        </w:rPr>
        <w:t xml:space="preserve"> a second round by two specialised nurses. If any OFIs are identified in the second round, the patient is brought to </w:t>
      </w:r>
      <w:r w:rsidR="00165A2F" w:rsidRPr="003F7195">
        <w:rPr>
          <w:lang w:val="en-GB"/>
        </w:rPr>
        <w:t>a M&amp;M</w:t>
      </w:r>
      <w:r w:rsidRPr="003F7195">
        <w:rPr>
          <w:lang w:val="en-GB"/>
        </w:rPr>
        <w:t xml:space="preserve"> conference for a final assessment of OFIs </w:t>
      </w:r>
      <w:r w:rsidRPr="003F7195">
        <w:rPr>
          <w:lang w:val="en-GB"/>
        </w:rPr>
        <w:fldChar w:fldCharType="begin"/>
      </w:r>
      <w:r w:rsidR="003779A5">
        <w:rPr>
          <w:lang w:val="en-GB"/>
        </w:rPr>
        <w:instrText xml:space="preserve"> ADDIN ZOTERO_ITEM CSL_CITATION {"citationID":"kxr9bKQZ","properties":{"formattedCitation":"(17)","plainCitation":"(17)","noteIndex":0},"citationItems":[{"id":19,"uris":["http://zotero.org/users/local/dRJOFA2S/items/RZRPJ7L5"],"itemData":{"id":19,"type":"post-weblog","language":"sv-SE","title":"Förtydligad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Pr="003F7195">
        <w:rPr>
          <w:lang w:val="en-GB"/>
        </w:rPr>
        <w:fldChar w:fldCharType="separate"/>
      </w:r>
      <w:r w:rsidR="003779A5" w:rsidRPr="003779A5">
        <w:t>(17)</w:t>
      </w:r>
      <w:r w:rsidRPr="003F7195">
        <w:rPr>
          <w:lang w:val="en-GB"/>
        </w:rPr>
        <w:fldChar w:fldCharType="end"/>
      </w:r>
      <w:r w:rsidRPr="003F7195">
        <w:rPr>
          <w:lang w:val="en-GB"/>
        </w:rPr>
        <w:t xml:space="preserve">. Results from the conference are stored in the Karolinska University hospital’s local quality care database. </w:t>
      </w:r>
    </w:p>
    <w:p w14:paraId="706C369C" w14:textId="027FE58A" w:rsidR="00CA65BE" w:rsidRPr="003F7195" w:rsidRDefault="00685B96" w:rsidP="00FC0124">
      <w:pPr>
        <w:pStyle w:val="Brdtext1"/>
        <w:rPr>
          <w:lang w:val="en-GB"/>
        </w:rPr>
      </w:pPr>
      <w:r w:rsidRPr="00937219">
        <w:rPr>
          <w:noProof/>
          <w:lang w:val="en-GB"/>
        </w:rPr>
        <w:drawing>
          <wp:inline distT="0" distB="0" distL="0" distR="0" wp14:anchorId="29B69DBA" wp14:editId="10E7006C">
            <wp:extent cx="5760085" cy="4789170"/>
            <wp:effectExtent l="0" t="0" r="0" b="0"/>
            <wp:docPr id="11"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diagram&#10;&#10;Automatiskt genererad beskrivning"/>
                    <pic:cNvPicPr/>
                  </pic:nvPicPr>
                  <pic:blipFill>
                    <a:blip r:embed="rId17"/>
                    <a:stretch>
                      <a:fillRect/>
                    </a:stretch>
                  </pic:blipFill>
                  <pic:spPr>
                    <a:xfrm>
                      <a:off x="0" y="0"/>
                      <a:ext cx="5760085" cy="4789170"/>
                    </a:xfrm>
                    <a:prstGeom prst="rect">
                      <a:avLst/>
                    </a:prstGeom>
                  </pic:spPr>
                </pic:pic>
              </a:graphicData>
            </a:graphic>
          </wp:inline>
        </w:drawing>
      </w:r>
    </w:p>
    <w:p w14:paraId="73729682" w14:textId="77777777" w:rsidR="00CA65BE" w:rsidRPr="003F7195" w:rsidRDefault="00CA65BE" w:rsidP="00CA65BE">
      <w:pPr>
        <w:pStyle w:val="Brdtext1"/>
        <w:rPr>
          <w:b/>
          <w:lang w:val="en-GB"/>
        </w:rPr>
      </w:pPr>
    </w:p>
    <w:p w14:paraId="0277F5A9" w14:textId="3C8C7508" w:rsidR="00CA65BE" w:rsidRPr="003F7195" w:rsidRDefault="00CA65BE" w:rsidP="00CA65BE">
      <w:pPr>
        <w:pStyle w:val="Brdtext1"/>
        <w:rPr>
          <w:b/>
          <w:lang w:val="en-GB"/>
        </w:rPr>
      </w:pPr>
      <w:r w:rsidRPr="003F7195">
        <w:rPr>
          <w:b/>
          <w:lang w:val="en-GB"/>
        </w:rPr>
        <w:t>Study population</w:t>
      </w:r>
    </w:p>
    <w:p w14:paraId="4F1818F4" w14:textId="77777777" w:rsidR="00CA65BE" w:rsidRPr="003F7195" w:rsidRDefault="00CA65BE" w:rsidP="00CA65BE">
      <w:pPr>
        <w:pStyle w:val="Brdtext1"/>
        <w:rPr>
          <w:lang w:val="en-GB"/>
        </w:rPr>
      </w:pPr>
      <w:r w:rsidRPr="003F7195">
        <w:rPr>
          <w:lang w:val="en-GB"/>
        </w:rPr>
        <w:lastRenderedPageBreak/>
        <w:t xml:space="preserve">We studied data of patients registered in both the Swedish trauma registry from </w:t>
      </w:r>
      <w:proofErr w:type="spellStart"/>
      <w:r w:rsidRPr="003F7195">
        <w:rPr>
          <w:lang w:val="en-GB"/>
        </w:rPr>
        <w:t>SweTrau</w:t>
      </w:r>
      <w:proofErr w:type="spellEnd"/>
      <w:r w:rsidRPr="003F7195">
        <w:rPr>
          <w:lang w:val="en-GB"/>
        </w:rPr>
        <w:t xml:space="preserve"> and the trauma quality data base at the Karolinska University hospital meeting the following criteria:</w:t>
      </w:r>
    </w:p>
    <w:p w14:paraId="6A822A33" w14:textId="593FEF7D" w:rsidR="00CA65BE" w:rsidRPr="003F7195" w:rsidRDefault="00CA65BE" w:rsidP="00CA65BE">
      <w:pPr>
        <w:pStyle w:val="Brdtext1"/>
        <w:numPr>
          <w:ilvl w:val="0"/>
          <w:numId w:val="2"/>
        </w:numPr>
        <w:rPr>
          <w:lang w:val="en-GB"/>
        </w:rPr>
      </w:pPr>
      <w:r w:rsidRPr="003F7195">
        <w:rPr>
          <w:lang w:val="en-GB"/>
        </w:rPr>
        <w:t>Older than 15 year</w:t>
      </w:r>
      <w:r w:rsidR="00C65905" w:rsidRPr="003F7195">
        <w:rPr>
          <w:lang w:val="en-GB"/>
        </w:rPr>
        <w:t>s</w:t>
      </w:r>
    </w:p>
    <w:p w14:paraId="1E99C40A" w14:textId="1D6315B8" w:rsidR="00CA65BE" w:rsidRPr="003F7195" w:rsidRDefault="00CA65BE" w:rsidP="00CA65BE">
      <w:pPr>
        <w:pStyle w:val="Brdtext1"/>
        <w:numPr>
          <w:ilvl w:val="0"/>
          <w:numId w:val="2"/>
        </w:numPr>
        <w:rPr>
          <w:lang w:val="en-GB"/>
        </w:rPr>
      </w:pPr>
      <w:r w:rsidRPr="003F7195">
        <w:rPr>
          <w:lang w:val="en-GB"/>
        </w:rPr>
        <w:t xml:space="preserve">A NISS &gt; over 15 </w:t>
      </w:r>
    </w:p>
    <w:p w14:paraId="511199CD" w14:textId="32073157" w:rsidR="006149D6" w:rsidRPr="006149D6" w:rsidRDefault="00CA65BE" w:rsidP="006149D6">
      <w:pPr>
        <w:pStyle w:val="Brdtext1"/>
        <w:numPr>
          <w:ilvl w:val="0"/>
          <w:numId w:val="2"/>
        </w:numPr>
        <w:rPr>
          <w:lang w:val="en-GB"/>
        </w:rPr>
      </w:pPr>
      <w:r w:rsidRPr="003F7195">
        <w:rPr>
          <w:lang w:val="en-GB"/>
        </w:rPr>
        <w:t>Being reviewed at an M&amp;M conference</w:t>
      </w:r>
    </w:p>
    <w:p w14:paraId="49E13743" w14:textId="77777777" w:rsidR="005749C8" w:rsidRPr="003F7195" w:rsidRDefault="005749C8" w:rsidP="000D4071">
      <w:pPr>
        <w:pStyle w:val="Brdtext1"/>
        <w:rPr>
          <w:lang w:val="en-GB"/>
        </w:rPr>
      </w:pPr>
    </w:p>
    <w:p w14:paraId="69EA1059" w14:textId="77777777" w:rsidR="00CA65BE" w:rsidRPr="003F7195" w:rsidRDefault="00CA65BE" w:rsidP="00CA65BE">
      <w:pPr>
        <w:pStyle w:val="Brdtext1"/>
        <w:rPr>
          <w:b/>
          <w:lang w:val="en-GB"/>
        </w:rPr>
      </w:pPr>
      <w:r w:rsidRPr="003F7195">
        <w:rPr>
          <w:b/>
          <w:lang w:val="en-GB"/>
        </w:rPr>
        <w:t xml:space="preserve">Variables </w:t>
      </w:r>
    </w:p>
    <w:p w14:paraId="1CBA344C" w14:textId="36099DCE" w:rsidR="002B7585" w:rsidRDefault="00CA65BE" w:rsidP="00CA65BE">
      <w:pPr>
        <w:pStyle w:val="Brdtext1"/>
        <w:rPr>
          <w:lang w:val="en-GB"/>
        </w:rPr>
      </w:pPr>
      <w:r w:rsidRPr="003F7195">
        <w:rPr>
          <w:lang w:val="en-GB"/>
        </w:rPr>
        <w:t>The outcome</w:t>
      </w:r>
      <w:r w:rsidR="00D61C4A">
        <w:rPr>
          <w:lang w:val="en-GB"/>
        </w:rPr>
        <w:t>/</w:t>
      </w:r>
      <w:r w:rsidR="00922F95">
        <w:rPr>
          <w:lang w:val="en-GB"/>
        </w:rPr>
        <w:t>dependent</w:t>
      </w:r>
      <w:r w:rsidR="00D61C4A">
        <w:rPr>
          <w:lang w:val="en-GB"/>
        </w:rPr>
        <w:t xml:space="preserve"> variable</w:t>
      </w:r>
      <w:r w:rsidR="00922F95">
        <w:rPr>
          <w:lang w:val="en-GB"/>
        </w:rPr>
        <w:t xml:space="preserve"> </w:t>
      </w:r>
      <w:r w:rsidR="00A35719" w:rsidRPr="003F7195">
        <w:rPr>
          <w:lang w:val="en-GB"/>
        </w:rPr>
        <w:t>was</w:t>
      </w:r>
      <w:r w:rsidRPr="003F7195">
        <w:rPr>
          <w:lang w:val="en-GB"/>
        </w:rPr>
        <w:t xml:space="preserve"> </w:t>
      </w:r>
      <w:r w:rsidR="006F6FAB">
        <w:rPr>
          <w:lang w:val="en-GB"/>
        </w:rPr>
        <w:t>specific</w:t>
      </w:r>
      <w:r w:rsidRPr="003F7195">
        <w:rPr>
          <w:lang w:val="en-GB"/>
        </w:rPr>
        <w:t xml:space="preserve"> OFI</w:t>
      </w:r>
      <w:r w:rsidR="006F6FAB">
        <w:rPr>
          <w:lang w:val="en-GB"/>
        </w:rPr>
        <w:t>s</w:t>
      </w:r>
      <w:r w:rsidR="00956F82" w:rsidRPr="003F7195">
        <w:rPr>
          <w:lang w:val="en-GB"/>
        </w:rPr>
        <w:t xml:space="preserve"> </w:t>
      </w:r>
      <w:r w:rsidR="006F6FAB">
        <w:rPr>
          <w:lang w:val="en-GB"/>
        </w:rPr>
        <w:t>identified</w:t>
      </w:r>
      <w:r w:rsidRPr="003F7195">
        <w:rPr>
          <w:lang w:val="en-GB"/>
        </w:rPr>
        <w:t xml:space="preserve"> by the M&amp;M</w:t>
      </w:r>
      <w:r w:rsidR="006F6FAB">
        <w:rPr>
          <w:lang w:val="en-GB"/>
        </w:rPr>
        <w:t>-t</w:t>
      </w:r>
      <w:r w:rsidRPr="003F7195">
        <w:rPr>
          <w:lang w:val="en-GB"/>
        </w:rPr>
        <w:t>eam at the Karolinska University hospital.</w:t>
      </w:r>
      <w:r w:rsidR="00956F82" w:rsidRPr="003F7195">
        <w:rPr>
          <w:lang w:val="en-GB"/>
        </w:rPr>
        <w:t xml:space="preserve"> </w:t>
      </w:r>
      <w:r w:rsidR="004332C9" w:rsidRPr="003F7195">
        <w:rPr>
          <w:lang w:val="en-GB"/>
        </w:rPr>
        <w:t>The OFIs were further</w:t>
      </w:r>
      <w:r w:rsidR="00956F82" w:rsidRPr="003F7195">
        <w:rPr>
          <w:lang w:val="en-GB"/>
        </w:rPr>
        <w:t xml:space="preserve"> grouped into </w:t>
      </w:r>
      <w:r w:rsidR="006D1CF1">
        <w:rPr>
          <w:lang w:val="en-GB"/>
        </w:rPr>
        <w:t>5</w:t>
      </w:r>
      <w:r w:rsidR="00956F82" w:rsidRPr="003F7195">
        <w:rPr>
          <w:lang w:val="en-GB"/>
        </w:rPr>
        <w:t xml:space="preserve"> categories of </w:t>
      </w:r>
      <w:r w:rsidR="00B9608A" w:rsidRPr="003F7195">
        <w:rPr>
          <w:lang w:val="en-GB"/>
        </w:rPr>
        <w:t>improvemen</w:t>
      </w:r>
      <w:r w:rsidR="004332C9" w:rsidRPr="003F7195">
        <w:rPr>
          <w:lang w:val="en-GB"/>
        </w:rPr>
        <w:t xml:space="preserve">t </w:t>
      </w:r>
      <w:r w:rsidR="00787142" w:rsidRPr="003F7195">
        <w:rPr>
          <w:lang w:val="en-GB"/>
        </w:rPr>
        <w:t>similar to</w:t>
      </w:r>
      <w:r w:rsidR="005B703A" w:rsidRPr="003F7195">
        <w:rPr>
          <w:lang w:val="en-GB"/>
        </w:rPr>
        <w:t xml:space="preserve"> Teixeria et al </w:t>
      </w:r>
      <w:r w:rsidR="005B703A" w:rsidRPr="003F7195">
        <w:rPr>
          <w:lang w:val="en-GB"/>
        </w:rPr>
        <w:fldChar w:fldCharType="begin"/>
      </w:r>
      <w:r w:rsidR="00BD160D">
        <w:rPr>
          <w:lang w:val="en-GB"/>
        </w:rPr>
        <w:instrText xml:space="preserve"> ADDIN ZOTERO_ITEM CSL_CITATION {"citationID":"xntCi3bL","properties":{"formattedCitation":"(20)","plainCitation":"(20)","noteIndex":0},"citationItems":[{"id":131,"uris":["http://zotero.org/users/local/dRJOFA2S/items/BXJQF5W4"],"itemData":{"id":131,"type":"article-journal","container-title":"Journal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5B703A" w:rsidRPr="003F7195">
        <w:rPr>
          <w:lang w:val="en-GB"/>
        </w:rPr>
        <w:fldChar w:fldCharType="separate"/>
      </w:r>
      <w:r w:rsidR="00BD160D" w:rsidRPr="00BD160D">
        <w:t>(20)</w:t>
      </w:r>
      <w:r w:rsidR="005B703A" w:rsidRPr="003F7195">
        <w:rPr>
          <w:lang w:val="en-GB"/>
        </w:rPr>
        <w:fldChar w:fldCharType="end"/>
      </w:r>
      <w:r w:rsidR="00787142" w:rsidRPr="003F7195">
        <w:rPr>
          <w:lang w:val="en-GB"/>
        </w:rPr>
        <w:t xml:space="preserve"> and </w:t>
      </w:r>
      <w:r w:rsidR="00C41EE7" w:rsidRPr="003F7195">
        <w:rPr>
          <w:lang w:val="en-GB"/>
        </w:rPr>
        <w:t xml:space="preserve">O’Reilly </w:t>
      </w:r>
      <w:r w:rsidR="00C41EE7" w:rsidRPr="003F7195">
        <w:rPr>
          <w:lang w:val="en-GB"/>
        </w:rPr>
        <w:fldChar w:fldCharType="begin"/>
      </w:r>
      <w:r w:rsidR="00BD160D">
        <w:rPr>
          <w:lang w:val="en-GB"/>
        </w:rPr>
        <w:instrText xml:space="preserve"> ADDIN ZOTERO_ITEM CSL_CITATION {"citationID":"U77e2Frb","properties":{"formattedCitation":"(19)","plainCitation":"(19)","noteIndex":0},"citationItems":[{"id":72,"uris":["http://zotero.org/users/local/dRJOFA2S/items/WXERPQHE"],"itemData":{"id":72,"type":"article-journal","abstract":"Bleeding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C41EE7" w:rsidRPr="003F7195">
        <w:rPr>
          <w:lang w:val="en-GB"/>
        </w:rPr>
        <w:fldChar w:fldCharType="separate"/>
      </w:r>
      <w:r w:rsidR="00BD160D" w:rsidRPr="00BD160D">
        <w:t>(19)</w:t>
      </w:r>
      <w:r w:rsidR="00C41EE7" w:rsidRPr="003F7195">
        <w:rPr>
          <w:lang w:val="en-GB"/>
        </w:rPr>
        <w:fldChar w:fldCharType="end"/>
      </w:r>
      <w:r w:rsidR="00CB79E4">
        <w:rPr>
          <w:lang w:val="en-GB"/>
        </w:rPr>
        <w:t xml:space="preserve">, </w:t>
      </w:r>
      <w:commentRangeStart w:id="17"/>
      <w:r w:rsidR="00CB79E4">
        <w:rPr>
          <w:lang w:val="en-GB"/>
        </w:rPr>
        <w:t>presented in table X</w:t>
      </w:r>
      <w:commentRangeEnd w:id="17"/>
      <w:r w:rsidR="00F80DC6">
        <w:rPr>
          <w:rStyle w:val="CommentReference"/>
          <w:bCs w:val="0"/>
          <w:lang w:val="sv-SE"/>
        </w:rPr>
        <w:commentReference w:id="17"/>
      </w:r>
      <w:r w:rsidR="00CB79E4">
        <w:rPr>
          <w:lang w:val="en-GB"/>
        </w:rPr>
        <w:t xml:space="preserve">. </w:t>
      </w:r>
      <w:r w:rsidR="00130034" w:rsidRPr="003F7195">
        <w:rPr>
          <w:lang w:val="en-GB"/>
        </w:rPr>
        <w:t xml:space="preserve"> </w:t>
      </w:r>
      <w:r w:rsidR="000751E6" w:rsidRPr="003F7195">
        <w:rPr>
          <w:lang w:val="en-GB"/>
        </w:rPr>
        <w:t>P</w:t>
      </w:r>
      <w:r w:rsidR="000B695C" w:rsidRPr="003F7195">
        <w:rPr>
          <w:lang w:val="en-GB"/>
        </w:rPr>
        <w:t>reventable</w:t>
      </w:r>
      <w:r w:rsidR="000751E6" w:rsidRPr="003F7195">
        <w:rPr>
          <w:lang w:val="en-GB"/>
        </w:rPr>
        <w:t xml:space="preserve"> death was included</w:t>
      </w:r>
      <w:r w:rsidR="00CB5C17" w:rsidRPr="003F7195">
        <w:rPr>
          <w:lang w:val="en-GB"/>
        </w:rPr>
        <w:t xml:space="preserve"> as a</w:t>
      </w:r>
      <w:r w:rsidR="00C74DDE">
        <w:rPr>
          <w:lang w:val="en-GB"/>
        </w:rPr>
        <w:t xml:space="preserve">n OFI </w:t>
      </w:r>
      <w:r w:rsidR="000751E6" w:rsidRPr="003F7195">
        <w:rPr>
          <w:lang w:val="en-GB"/>
        </w:rPr>
        <w:t xml:space="preserve">for patients </w:t>
      </w:r>
      <w:r w:rsidR="00C31269" w:rsidRPr="003F7195">
        <w:rPr>
          <w:lang w:val="en-GB"/>
        </w:rPr>
        <w:t>passing within 30 days after trauma</w:t>
      </w:r>
      <w:r w:rsidR="00662A88" w:rsidRPr="003F7195">
        <w:rPr>
          <w:lang w:val="en-GB"/>
        </w:rPr>
        <w:t>.</w:t>
      </w:r>
      <w:r w:rsidR="00C74DDE">
        <w:rPr>
          <w:lang w:val="en-GB"/>
        </w:rPr>
        <w:t xml:space="preserve"> The OFI inc</w:t>
      </w:r>
      <w:r w:rsidR="002C4258">
        <w:rPr>
          <w:lang w:val="en-GB"/>
        </w:rPr>
        <w:t xml:space="preserve">luded </w:t>
      </w:r>
      <w:r w:rsidR="00662A88" w:rsidRPr="003F7195">
        <w:rPr>
          <w:lang w:val="en-GB"/>
        </w:rPr>
        <w:t>deaths</w:t>
      </w:r>
      <w:r w:rsidR="002C4258">
        <w:rPr>
          <w:lang w:val="en-GB"/>
        </w:rPr>
        <w:t xml:space="preserve"> that assessed as</w:t>
      </w:r>
      <w:r w:rsidR="00662A88" w:rsidRPr="003F7195">
        <w:rPr>
          <w:lang w:val="en-GB"/>
        </w:rPr>
        <w:t xml:space="preserve"> preventable or </w:t>
      </w:r>
      <w:r w:rsidR="006F2983" w:rsidRPr="003F7195">
        <w:rPr>
          <w:lang w:val="en-GB"/>
        </w:rPr>
        <w:t>potentially</w:t>
      </w:r>
      <w:r w:rsidR="00662A88" w:rsidRPr="003F7195">
        <w:rPr>
          <w:lang w:val="en-GB"/>
        </w:rPr>
        <w:t xml:space="preserve"> preventable at</w:t>
      </w:r>
      <w:r w:rsidR="006F2983" w:rsidRPr="003F7195">
        <w:rPr>
          <w:lang w:val="en-GB"/>
        </w:rPr>
        <w:t xml:space="preserve"> </w:t>
      </w:r>
      <w:r w:rsidR="00662A88" w:rsidRPr="003F7195">
        <w:rPr>
          <w:lang w:val="en-GB"/>
        </w:rPr>
        <w:t xml:space="preserve">conference. </w:t>
      </w:r>
      <w:r w:rsidR="002F1DEE">
        <w:rPr>
          <w:lang w:val="en-GB"/>
        </w:rPr>
        <w:t xml:space="preserve">Finally, </w:t>
      </w:r>
      <w:r w:rsidR="00687AE2" w:rsidRPr="003F7195">
        <w:rPr>
          <w:lang w:val="en-GB"/>
        </w:rPr>
        <w:t xml:space="preserve">“no </w:t>
      </w:r>
      <w:r w:rsidR="004C2467" w:rsidRPr="003F7195">
        <w:rPr>
          <w:lang w:val="en-GB"/>
        </w:rPr>
        <w:t>OFI</w:t>
      </w:r>
      <w:r w:rsidR="00687AE2" w:rsidRPr="003F7195">
        <w:rPr>
          <w:lang w:val="en-GB"/>
        </w:rPr>
        <w:t xml:space="preserve">”, was </w:t>
      </w:r>
      <w:r w:rsidR="00A0602F">
        <w:rPr>
          <w:lang w:val="en-GB"/>
        </w:rPr>
        <w:t xml:space="preserve">included in cases </w:t>
      </w:r>
      <w:r w:rsidR="004E4AD9">
        <w:rPr>
          <w:lang w:val="en-GB"/>
        </w:rPr>
        <w:t xml:space="preserve">where no OFIs were identified at conference. </w:t>
      </w:r>
      <w:r w:rsidR="00AA49D4" w:rsidRPr="4790DFFC">
        <w:rPr>
          <w:lang w:val="en-GB"/>
        </w:rPr>
        <w:t xml:space="preserve">Only the dominating OFI from conference was counted, each patient </w:t>
      </w:r>
      <w:r w:rsidR="00422107">
        <w:rPr>
          <w:lang w:val="en-GB"/>
        </w:rPr>
        <w:t xml:space="preserve">was thus only presented once. </w:t>
      </w:r>
    </w:p>
    <w:p w14:paraId="69662F0B" w14:textId="77777777" w:rsidR="002C4258" w:rsidRDefault="002C4258" w:rsidP="00CA65BE">
      <w:pPr>
        <w:pStyle w:val="Brdtext1"/>
        <w:rPr>
          <w:lang w:val="en-GB"/>
        </w:rPr>
      </w:pPr>
    </w:p>
    <w:tbl>
      <w:tblPr>
        <w:tblStyle w:val="TableGrid"/>
        <w:tblW w:w="9067" w:type="dxa"/>
        <w:tblLayout w:type="fixed"/>
        <w:tblLook w:val="04A0" w:firstRow="1" w:lastRow="0" w:firstColumn="1" w:lastColumn="0" w:noHBand="0" w:noVBand="1"/>
      </w:tblPr>
      <w:tblGrid>
        <w:gridCol w:w="1980"/>
        <w:gridCol w:w="1134"/>
        <w:gridCol w:w="1134"/>
        <w:gridCol w:w="1139"/>
        <w:gridCol w:w="137"/>
        <w:gridCol w:w="1422"/>
        <w:gridCol w:w="851"/>
        <w:gridCol w:w="1270"/>
      </w:tblGrid>
      <w:tr w:rsidR="007E1C37" w:rsidRPr="00F80DC6" w14:paraId="0803BB12" w14:textId="77777777" w:rsidTr="007E1C37">
        <w:trPr>
          <w:trHeight w:val="50"/>
        </w:trPr>
        <w:tc>
          <w:tcPr>
            <w:tcW w:w="9067" w:type="dxa"/>
            <w:gridSpan w:val="8"/>
            <w:tcBorders>
              <w:top w:val="nil"/>
              <w:left w:val="nil"/>
              <w:bottom w:val="single" w:sz="8" w:space="0" w:color="auto"/>
              <w:right w:val="nil"/>
            </w:tcBorders>
          </w:tcPr>
          <w:p w14:paraId="672816E8" w14:textId="12D68BCB" w:rsidR="007E1C37" w:rsidRPr="007E1C37" w:rsidRDefault="00FC0124" w:rsidP="007E1C37">
            <w:pPr>
              <w:pStyle w:val="Brdtext1"/>
              <w:jc w:val="center"/>
              <w:rPr>
                <w:b/>
                <w:bCs w:val="0"/>
                <w:sz w:val="22"/>
                <w:szCs w:val="22"/>
                <w:lang w:val="en-GB"/>
              </w:rPr>
            </w:pPr>
            <w:r>
              <w:rPr>
                <w:b/>
                <w:bCs w:val="0"/>
                <w:sz w:val="22"/>
                <w:szCs w:val="22"/>
                <w:lang w:val="en-GB"/>
              </w:rPr>
              <w:t xml:space="preserve">Table </w:t>
            </w:r>
            <w:r w:rsidR="00E44455">
              <w:rPr>
                <w:b/>
                <w:bCs w:val="0"/>
                <w:sz w:val="22"/>
                <w:szCs w:val="22"/>
                <w:lang w:val="en-GB"/>
              </w:rPr>
              <w:t xml:space="preserve">X. </w:t>
            </w:r>
            <w:r w:rsidR="007E1C37" w:rsidRPr="007E1C37">
              <w:rPr>
                <w:b/>
                <w:bCs w:val="0"/>
                <w:sz w:val="22"/>
                <w:szCs w:val="22"/>
                <w:lang w:val="en-GB"/>
              </w:rPr>
              <w:t>Categories of OFI</w:t>
            </w:r>
          </w:p>
        </w:tc>
      </w:tr>
      <w:tr w:rsidR="007E1C37" w14:paraId="2EAACEC0" w14:textId="77777777" w:rsidTr="00DB59F7">
        <w:trPr>
          <w:trHeight w:val="789"/>
        </w:trPr>
        <w:tc>
          <w:tcPr>
            <w:tcW w:w="1980" w:type="dxa"/>
            <w:tcBorders>
              <w:top w:val="single" w:sz="18" w:space="0" w:color="auto"/>
              <w:left w:val="nil"/>
              <w:bottom w:val="single" w:sz="6" w:space="0" w:color="auto"/>
              <w:right w:val="nil"/>
            </w:tcBorders>
          </w:tcPr>
          <w:p w14:paraId="55AC17DC" w14:textId="6D23D40E" w:rsidR="00622727" w:rsidRPr="006F73C9" w:rsidRDefault="00622727" w:rsidP="009031E5">
            <w:pPr>
              <w:pStyle w:val="Brdtext1"/>
              <w:jc w:val="center"/>
              <w:rPr>
                <w:sz w:val="22"/>
                <w:szCs w:val="22"/>
                <w:lang w:val="en-GB"/>
              </w:rPr>
            </w:pPr>
            <w:r w:rsidRPr="006F73C9">
              <w:rPr>
                <w:sz w:val="22"/>
                <w:szCs w:val="22"/>
                <w:lang w:val="en-GB"/>
              </w:rPr>
              <w:t>Judgement error</w:t>
            </w:r>
          </w:p>
        </w:tc>
        <w:tc>
          <w:tcPr>
            <w:tcW w:w="1134" w:type="dxa"/>
            <w:tcBorders>
              <w:top w:val="single" w:sz="18" w:space="0" w:color="auto"/>
              <w:left w:val="nil"/>
              <w:bottom w:val="single" w:sz="6" w:space="0" w:color="auto"/>
              <w:right w:val="nil"/>
            </w:tcBorders>
          </w:tcPr>
          <w:p w14:paraId="461C41BE" w14:textId="36310BC3" w:rsidR="00622727" w:rsidRPr="006F73C9" w:rsidRDefault="00C5063B" w:rsidP="009031E5">
            <w:pPr>
              <w:pStyle w:val="Brdtext1"/>
              <w:jc w:val="center"/>
              <w:rPr>
                <w:sz w:val="22"/>
                <w:szCs w:val="22"/>
                <w:lang w:val="en-GB"/>
              </w:rPr>
            </w:pPr>
            <w:r w:rsidRPr="006F73C9">
              <w:rPr>
                <w:sz w:val="22"/>
                <w:szCs w:val="22"/>
                <w:lang w:val="en-GB"/>
              </w:rPr>
              <w:t xml:space="preserve">Delay </w:t>
            </w:r>
          </w:p>
        </w:tc>
        <w:tc>
          <w:tcPr>
            <w:tcW w:w="1134" w:type="dxa"/>
            <w:tcBorders>
              <w:top w:val="single" w:sz="18" w:space="0" w:color="auto"/>
              <w:left w:val="nil"/>
              <w:bottom w:val="single" w:sz="6" w:space="0" w:color="auto"/>
              <w:right w:val="nil"/>
            </w:tcBorders>
          </w:tcPr>
          <w:p w14:paraId="4512E24D" w14:textId="04EB6824" w:rsidR="00622727" w:rsidRPr="006F73C9" w:rsidRDefault="00C26F64" w:rsidP="009031E5">
            <w:pPr>
              <w:pStyle w:val="Brdtext1"/>
              <w:jc w:val="center"/>
              <w:rPr>
                <w:sz w:val="22"/>
                <w:szCs w:val="22"/>
                <w:lang w:val="en-GB"/>
              </w:rPr>
            </w:pPr>
            <w:r w:rsidRPr="006F73C9">
              <w:rPr>
                <w:sz w:val="22"/>
                <w:szCs w:val="22"/>
                <w:lang w:val="en-GB"/>
              </w:rPr>
              <w:t>Missed diagnosis</w:t>
            </w:r>
          </w:p>
        </w:tc>
        <w:tc>
          <w:tcPr>
            <w:tcW w:w="1276" w:type="dxa"/>
            <w:gridSpan w:val="2"/>
            <w:tcBorders>
              <w:top w:val="single" w:sz="18" w:space="0" w:color="auto"/>
              <w:left w:val="nil"/>
              <w:bottom w:val="single" w:sz="6" w:space="0" w:color="auto"/>
              <w:right w:val="nil"/>
            </w:tcBorders>
          </w:tcPr>
          <w:p w14:paraId="00807A5F" w14:textId="74307B4C" w:rsidR="00622727" w:rsidRPr="006F73C9" w:rsidRDefault="00B70DA6" w:rsidP="009031E5">
            <w:pPr>
              <w:pStyle w:val="Brdtext1"/>
              <w:jc w:val="center"/>
              <w:rPr>
                <w:sz w:val="22"/>
                <w:szCs w:val="22"/>
                <w:lang w:val="en-GB"/>
              </w:rPr>
            </w:pPr>
            <w:r w:rsidRPr="006F73C9">
              <w:rPr>
                <w:sz w:val="22"/>
                <w:szCs w:val="22"/>
                <w:lang w:val="en-GB"/>
              </w:rPr>
              <w:t>Technical</w:t>
            </w:r>
          </w:p>
        </w:tc>
        <w:tc>
          <w:tcPr>
            <w:tcW w:w="1422" w:type="dxa"/>
            <w:tcBorders>
              <w:top w:val="single" w:sz="18" w:space="0" w:color="auto"/>
              <w:left w:val="nil"/>
              <w:bottom w:val="single" w:sz="6" w:space="0" w:color="auto"/>
              <w:right w:val="nil"/>
            </w:tcBorders>
          </w:tcPr>
          <w:p w14:paraId="5BE32C2F" w14:textId="2D35B882" w:rsidR="00622727" w:rsidRPr="006F73C9" w:rsidRDefault="00B70DA6" w:rsidP="00DB59F7">
            <w:pPr>
              <w:pStyle w:val="Brdtext1"/>
              <w:rPr>
                <w:sz w:val="22"/>
                <w:szCs w:val="22"/>
                <w:lang w:val="en-GB"/>
              </w:rPr>
            </w:pPr>
            <w:r w:rsidRPr="006F73C9">
              <w:rPr>
                <w:sz w:val="22"/>
                <w:szCs w:val="22"/>
                <w:lang w:val="en-GB"/>
              </w:rPr>
              <w:t>Other</w:t>
            </w:r>
          </w:p>
        </w:tc>
        <w:tc>
          <w:tcPr>
            <w:tcW w:w="851" w:type="dxa"/>
            <w:tcBorders>
              <w:top w:val="single" w:sz="18" w:space="0" w:color="auto"/>
              <w:left w:val="nil"/>
              <w:bottom w:val="single" w:sz="6" w:space="0" w:color="auto"/>
              <w:right w:val="nil"/>
            </w:tcBorders>
          </w:tcPr>
          <w:p w14:paraId="3522DE38" w14:textId="4E3E5C34" w:rsidR="00622727" w:rsidRPr="006F73C9" w:rsidRDefault="00B70DA6" w:rsidP="009031E5">
            <w:pPr>
              <w:pStyle w:val="Brdtext1"/>
              <w:jc w:val="center"/>
              <w:rPr>
                <w:sz w:val="22"/>
                <w:szCs w:val="22"/>
                <w:lang w:val="en-GB"/>
              </w:rPr>
            </w:pPr>
            <w:r w:rsidRPr="006F73C9">
              <w:rPr>
                <w:sz w:val="22"/>
                <w:szCs w:val="22"/>
                <w:lang w:val="en-GB"/>
              </w:rPr>
              <w:t>No OFI</w:t>
            </w:r>
          </w:p>
        </w:tc>
        <w:tc>
          <w:tcPr>
            <w:tcW w:w="1270" w:type="dxa"/>
            <w:tcBorders>
              <w:top w:val="single" w:sz="18" w:space="0" w:color="auto"/>
              <w:left w:val="nil"/>
              <w:bottom w:val="single" w:sz="6" w:space="0" w:color="auto"/>
              <w:right w:val="nil"/>
            </w:tcBorders>
          </w:tcPr>
          <w:p w14:paraId="15B3D2CD" w14:textId="6F0B6B39" w:rsidR="00622727" w:rsidRPr="006F73C9" w:rsidRDefault="00B70DA6" w:rsidP="00EB0D33">
            <w:pPr>
              <w:pStyle w:val="Brdtext1"/>
              <w:jc w:val="left"/>
              <w:rPr>
                <w:sz w:val="22"/>
                <w:szCs w:val="22"/>
                <w:lang w:val="en-GB"/>
              </w:rPr>
            </w:pPr>
            <w:r w:rsidRPr="006F73C9">
              <w:rPr>
                <w:sz w:val="22"/>
                <w:szCs w:val="22"/>
                <w:lang w:val="en-GB"/>
              </w:rPr>
              <w:t>Preventable</w:t>
            </w:r>
          </w:p>
        </w:tc>
      </w:tr>
      <w:tr w:rsidR="00746736" w:rsidRPr="00F80DC6" w14:paraId="20697A09" w14:textId="77777777" w:rsidTr="004774A3">
        <w:trPr>
          <w:trHeight w:val="2616"/>
        </w:trPr>
        <w:tc>
          <w:tcPr>
            <w:tcW w:w="1980" w:type="dxa"/>
            <w:tcBorders>
              <w:top w:val="single" w:sz="6" w:space="0" w:color="auto"/>
              <w:left w:val="nil"/>
              <w:bottom w:val="single" w:sz="6" w:space="0" w:color="auto"/>
              <w:right w:val="nil"/>
            </w:tcBorders>
          </w:tcPr>
          <w:p w14:paraId="4982E658" w14:textId="3A999920" w:rsidR="00C26F64" w:rsidRDefault="009031E5" w:rsidP="004774A3">
            <w:pPr>
              <w:pStyle w:val="table"/>
              <w:rPr>
                <w:sz w:val="20"/>
                <w:szCs w:val="20"/>
              </w:rPr>
            </w:pPr>
            <w:r w:rsidRPr="004B59A9">
              <w:rPr>
                <w:sz w:val="20"/>
                <w:szCs w:val="20"/>
              </w:rPr>
              <w:t>Shortage of competence</w:t>
            </w:r>
          </w:p>
          <w:p w14:paraId="47D00DCF" w14:textId="77777777" w:rsidR="006E4514" w:rsidRPr="004B59A9" w:rsidRDefault="006E4514" w:rsidP="004774A3">
            <w:pPr>
              <w:pStyle w:val="table"/>
              <w:rPr>
                <w:sz w:val="20"/>
                <w:szCs w:val="20"/>
              </w:rPr>
            </w:pPr>
          </w:p>
          <w:p w14:paraId="460497F3" w14:textId="1088D523" w:rsidR="00C26F64" w:rsidRPr="004B59A9" w:rsidRDefault="00A86795" w:rsidP="004774A3">
            <w:pPr>
              <w:pStyle w:val="table"/>
              <w:rPr>
                <w:sz w:val="20"/>
                <w:szCs w:val="20"/>
              </w:rPr>
            </w:pPr>
            <w:r w:rsidRPr="004B59A9">
              <w:rPr>
                <w:sz w:val="20"/>
                <w:szCs w:val="20"/>
              </w:rPr>
              <w:t>Wrong level of care</w:t>
            </w:r>
          </w:p>
          <w:p w14:paraId="576A5B3F" w14:textId="77777777" w:rsidR="004774A3" w:rsidRPr="004B59A9" w:rsidRDefault="004774A3" w:rsidP="004774A3">
            <w:pPr>
              <w:pStyle w:val="table"/>
              <w:rPr>
                <w:sz w:val="20"/>
                <w:szCs w:val="20"/>
              </w:rPr>
            </w:pPr>
          </w:p>
          <w:p w14:paraId="525B311D" w14:textId="36500893" w:rsidR="00C26F64" w:rsidRPr="004B59A9" w:rsidRDefault="00502086" w:rsidP="004774A3">
            <w:pPr>
              <w:pStyle w:val="table"/>
              <w:rPr>
                <w:sz w:val="20"/>
                <w:szCs w:val="20"/>
              </w:rPr>
            </w:pPr>
            <w:r w:rsidRPr="004B59A9">
              <w:rPr>
                <w:sz w:val="20"/>
                <w:szCs w:val="20"/>
              </w:rPr>
              <w:t xml:space="preserve">Problem with triage </w:t>
            </w:r>
            <w:r w:rsidR="004774A3" w:rsidRPr="004B59A9">
              <w:rPr>
                <w:sz w:val="20"/>
                <w:szCs w:val="20"/>
              </w:rPr>
              <w:t>at</w:t>
            </w:r>
            <w:r w:rsidRPr="004B59A9">
              <w:rPr>
                <w:sz w:val="20"/>
                <w:szCs w:val="20"/>
              </w:rPr>
              <w:t xml:space="preserve"> ED</w:t>
            </w:r>
          </w:p>
          <w:p w14:paraId="4E330323" w14:textId="77777777" w:rsidR="004774A3" w:rsidRPr="004B59A9" w:rsidRDefault="004774A3" w:rsidP="004774A3">
            <w:pPr>
              <w:pStyle w:val="table"/>
              <w:rPr>
                <w:sz w:val="20"/>
                <w:szCs w:val="20"/>
              </w:rPr>
            </w:pPr>
          </w:p>
          <w:p w14:paraId="786076B0" w14:textId="2FAC6B54" w:rsidR="00502086" w:rsidRPr="004B59A9" w:rsidRDefault="007D41BA" w:rsidP="004774A3">
            <w:pPr>
              <w:pStyle w:val="table"/>
              <w:rPr>
                <w:sz w:val="20"/>
                <w:szCs w:val="20"/>
              </w:rPr>
            </w:pPr>
            <w:r w:rsidRPr="004B59A9">
              <w:rPr>
                <w:sz w:val="20"/>
                <w:szCs w:val="20"/>
              </w:rPr>
              <w:t>Error in administration</w:t>
            </w:r>
            <w:r w:rsidR="00EB0D33" w:rsidRPr="004B59A9">
              <w:rPr>
                <w:sz w:val="20"/>
                <w:szCs w:val="20"/>
              </w:rPr>
              <w:t>/</w:t>
            </w:r>
            <w:proofErr w:type="spellStart"/>
            <w:r w:rsidR="00EB0D33" w:rsidRPr="004B59A9">
              <w:rPr>
                <w:sz w:val="20"/>
                <w:szCs w:val="20"/>
              </w:rPr>
              <w:t>decis</w:t>
            </w:r>
            <w:proofErr w:type="spellEnd"/>
            <w:r w:rsidR="006E4514">
              <w:rPr>
                <w:sz w:val="20"/>
                <w:szCs w:val="20"/>
              </w:rPr>
              <w:t>-</w:t>
            </w:r>
            <w:r w:rsidR="00EB0D33" w:rsidRPr="004B59A9">
              <w:rPr>
                <w:sz w:val="20"/>
                <w:szCs w:val="20"/>
              </w:rPr>
              <w:t xml:space="preserve">on making </w:t>
            </w:r>
          </w:p>
          <w:p w14:paraId="13C8E472" w14:textId="77777777" w:rsidR="007D41BA" w:rsidRPr="004B59A9" w:rsidRDefault="007D41BA" w:rsidP="004774A3">
            <w:pPr>
              <w:pStyle w:val="table"/>
              <w:rPr>
                <w:sz w:val="20"/>
                <w:szCs w:val="20"/>
              </w:rPr>
            </w:pPr>
          </w:p>
          <w:p w14:paraId="4C8DFE7A" w14:textId="77777777" w:rsidR="00A86795" w:rsidRPr="004B59A9" w:rsidRDefault="00A86795" w:rsidP="004774A3">
            <w:pPr>
              <w:pStyle w:val="table"/>
              <w:rPr>
                <w:sz w:val="20"/>
                <w:szCs w:val="20"/>
              </w:rPr>
            </w:pPr>
          </w:p>
          <w:p w14:paraId="7C3EA7A0" w14:textId="77777777" w:rsidR="009031E5" w:rsidRPr="004B59A9" w:rsidRDefault="009031E5" w:rsidP="004774A3">
            <w:pPr>
              <w:pStyle w:val="table"/>
              <w:rPr>
                <w:sz w:val="20"/>
                <w:szCs w:val="20"/>
              </w:rPr>
            </w:pPr>
          </w:p>
          <w:p w14:paraId="3EBD680B" w14:textId="475639EB" w:rsidR="009031E5" w:rsidRPr="004B59A9" w:rsidRDefault="009031E5" w:rsidP="004774A3">
            <w:pPr>
              <w:pStyle w:val="table"/>
              <w:rPr>
                <w:sz w:val="20"/>
                <w:szCs w:val="20"/>
              </w:rPr>
            </w:pPr>
          </w:p>
        </w:tc>
        <w:tc>
          <w:tcPr>
            <w:tcW w:w="1134" w:type="dxa"/>
            <w:tcBorders>
              <w:top w:val="single" w:sz="6" w:space="0" w:color="auto"/>
              <w:left w:val="nil"/>
              <w:bottom w:val="single" w:sz="6" w:space="0" w:color="auto"/>
              <w:right w:val="nil"/>
            </w:tcBorders>
          </w:tcPr>
          <w:p w14:paraId="034D381B" w14:textId="0441CE40" w:rsidR="00622727" w:rsidRPr="004B59A9" w:rsidRDefault="00C26F64" w:rsidP="004774A3">
            <w:pPr>
              <w:pStyle w:val="table"/>
              <w:rPr>
                <w:sz w:val="20"/>
                <w:szCs w:val="20"/>
              </w:rPr>
            </w:pPr>
            <w:r w:rsidRPr="004B59A9">
              <w:rPr>
                <w:sz w:val="20"/>
                <w:szCs w:val="20"/>
              </w:rPr>
              <w:t>Long time to operation</w:t>
            </w:r>
          </w:p>
        </w:tc>
        <w:tc>
          <w:tcPr>
            <w:tcW w:w="1134" w:type="dxa"/>
            <w:tcBorders>
              <w:top w:val="single" w:sz="6" w:space="0" w:color="auto"/>
              <w:left w:val="nil"/>
              <w:bottom w:val="single" w:sz="6" w:space="0" w:color="auto"/>
              <w:right w:val="nil"/>
            </w:tcBorders>
          </w:tcPr>
          <w:p w14:paraId="0CB9239E" w14:textId="15438658" w:rsidR="00FD2EFD" w:rsidRPr="004B59A9" w:rsidRDefault="00B70DA6" w:rsidP="004774A3">
            <w:pPr>
              <w:pStyle w:val="table"/>
              <w:rPr>
                <w:sz w:val="20"/>
                <w:szCs w:val="20"/>
              </w:rPr>
            </w:pPr>
            <w:r w:rsidRPr="004B59A9">
              <w:rPr>
                <w:sz w:val="20"/>
                <w:szCs w:val="20"/>
              </w:rPr>
              <w:t>Missed injury</w:t>
            </w:r>
          </w:p>
          <w:p w14:paraId="6EE4D119" w14:textId="77777777" w:rsidR="004774A3" w:rsidRPr="004B59A9" w:rsidRDefault="004774A3" w:rsidP="004774A3">
            <w:pPr>
              <w:pStyle w:val="table"/>
              <w:rPr>
                <w:sz w:val="20"/>
                <w:szCs w:val="20"/>
              </w:rPr>
            </w:pPr>
          </w:p>
          <w:p w14:paraId="446E0993" w14:textId="671B5A85" w:rsidR="00B70DA6" w:rsidRPr="004B59A9" w:rsidRDefault="00B70DA6" w:rsidP="004774A3">
            <w:pPr>
              <w:pStyle w:val="table"/>
              <w:rPr>
                <w:sz w:val="20"/>
                <w:szCs w:val="20"/>
              </w:rPr>
            </w:pPr>
            <w:r w:rsidRPr="004B59A9">
              <w:rPr>
                <w:sz w:val="20"/>
                <w:szCs w:val="20"/>
              </w:rPr>
              <w:t>Long time to CT</w:t>
            </w:r>
          </w:p>
        </w:tc>
        <w:tc>
          <w:tcPr>
            <w:tcW w:w="1139" w:type="dxa"/>
            <w:tcBorders>
              <w:top w:val="single" w:sz="6" w:space="0" w:color="auto"/>
              <w:left w:val="nil"/>
              <w:bottom w:val="single" w:sz="6" w:space="0" w:color="auto"/>
              <w:right w:val="nil"/>
            </w:tcBorders>
          </w:tcPr>
          <w:p w14:paraId="4C7214DC" w14:textId="70769A4F" w:rsidR="00622727" w:rsidRPr="004B59A9" w:rsidRDefault="00B70DA6" w:rsidP="004774A3">
            <w:pPr>
              <w:pStyle w:val="table"/>
              <w:rPr>
                <w:sz w:val="20"/>
                <w:szCs w:val="20"/>
              </w:rPr>
            </w:pPr>
            <w:r w:rsidRPr="004B59A9">
              <w:rPr>
                <w:sz w:val="20"/>
                <w:szCs w:val="20"/>
              </w:rPr>
              <w:t xml:space="preserve">Error in logistics or </w:t>
            </w:r>
            <w:r w:rsidR="00855459" w:rsidRPr="004B59A9">
              <w:rPr>
                <w:sz w:val="20"/>
                <w:szCs w:val="20"/>
              </w:rPr>
              <w:t xml:space="preserve">technique </w:t>
            </w:r>
          </w:p>
        </w:tc>
        <w:tc>
          <w:tcPr>
            <w:tcW w:w="1559" w:type="dxa"/>
            <w:gridSpan w:val="2"/>
            <w:tcBorders>
              <w:top w:val="single" w:sz="6" w:space="0" w:color="auto"/>
              <w:left w:val="nil"/>
              <w:bottom w:val="single" w:sz="6" w:space="0" w:color="auto"/>
              <w:right w:val="nil"/>
            </w:tcBorders>
          </w:tcPr>
          <w:p w14:paraId="66A73C9A" w14:textId="44FEA49B" w:rsidR="00622727" w:rsidRPr="004B59A9" w:rsidRDefault="00855459" w:rsidP="004774A3">
            <w:pPr>
              <w:pStyle w:val="table"/>
              <w:rPr>
                <w:sz w:val="20"/>
                <w:szCs w:val="20"/>
              </w:rPr>
            </w:pPr>
            <w:r w:rsidRPr="004B59A9">
              <w:rPr>
                <w:sz w:val="20"/>
                <w:szCs w:val="20"/>
              </w:rPr>
              <w:t>Problem with trauma criteria</w:t>
            </w:r>
            <w:r w:rsidR="00A16CB5" w:rsidRPr="004B59A9">
              <w:rPr>
                <w:sz w:val="20"/>
                <w:szCs w:val="20"/>
              </w:rPr>
              <w:t>,</w:t>
            </w:r>
          </w:p>
          <w:p w14:paraId="5834E407" w14:textId="77777777" w:rsidR="004774A3" w:rsidRPr="004B59A9" w:rsidRDefault="004774A3" w:rsidP="004774A3">
            <w:pPr>
              <w:pStyle w:val="table"/>
              <w:rPr>
                <w:sz w:val="20"/>
                <w:szCs w:val="20"/>
              </w:rPr>
            </w:pPr>
          </w:p>
          <w:p w14:paraId="6A2E4731" w14:textId="5B369667" w:rsidR="00855459" w:rsidRPr="004B59A9" w:rsidRDefault="00855459" w:rsidP="004774A3">
            <w:pPr>
              <w:pStyle w:val="table"/>
              <w:rPr>
                <w:sz w:val="20"/>
                <w:szCs w:val="20"/>
              </w:rPr>
            </w:pPr>
            <w:r w:rsidRPr="004B59A9">
              <w:rPr>
                <w:sz w:val="20"/>
                <w:szCs w:val="20"/>
              </w:rPr>
              <w:t>Error in documentation</w:t>
            </w:r>
            <w:r w:rsidR="00A16CB5" w:rsidRPr="004B59A9">
              <w:rPr>
                <w:sz w:val="20"/>
                <w:szCs w:val="20"/>
              </w:rPr>
              <w:t>,</w:t>
            </w:r>
          </w:p>
          <w:p w14:paraId="6C3D8FB5" w14:textId="77777777" w:rsidR="004774A3" w:rsidRPr="004B59A9" w:rsidRDefault="004774A3" w:rsidP="004774A3">
            <w:pPr>
              <w:pStyle w:val="table"/>
              <w:rPr>
                <w:sz w:val="20"/>
                <w:szCs w:val="20"/>
              </w:rPr>
            </w:pPr>
          </w:p>
          <w:p w14:paraId="5B4E776A" w14:textId="055E0622" w:rsidR="00855459" w:rsidRPr="004B59A9" w:rsidRDefault="00855459" w:rsidP="004774A3">
            <w:pPr>
              <w:pStyle w:val="table"/>
              <w:rPr>
                <w:sz w:val="20"/>
                <w:szCs w:val="20"/>
              </w:rPr>
            </w:pPr>
            <w:r w:rsidRPr="004B59A9">
              <w:rPr>
                <w:sz w:val="20"/>
                <w:szCs w:val="20"/>
              </w:rPr>
              <w:t>Communication</w:t>
            </w:r>
            <w:r w:rsidR="00DB59F7" w:rsidRPr="004B59A9">
              <w:rPr>
                <w:sz w:val="20"/>
                <w:szCs w:val="20"/>
              </w:rPr>
              <w:t>,</w:t>
            </w:r>
          </w:p>
          <w:p w14:paraId="041AE426" w14:textId="2BBCB810" w:rsidR="00FD2EFD" w:rsidRPr="004B59A9" w:rsidRDefault="00FD2EFD" w:rsidP="004774A3">
            <w:pPr>
              <w:pStyle w:val="table"/>
              <w:rPr>
                <w:sz w:val="20"/>
                <w:szCs w:val="20"/>
              </w:rPr>
            </w:pPr>
            <w:r w:rsidRPr="004B59A9">
              <w:rPr>
                <w:sz w:val="20"/>
                <w:szCs w:val="20"/>
              </w:rPr>
              <w:t>Problem with tertiary survey</w:t>
            </w:r>
            <w:r w:rsidR="00DB59F7" w:rsidRPr="004B59A9">
              <w:rPr>
                <w:sz w:val="20"/>
                <w:szCs w:val="20"/>
              </w:rPr>
              <w:t>,</w:t>
            </w:r>
          </w:p>
          <w:p w14:paraId="0A19A5AA" w14:textId="77777777" w:rsidR="004774A3" w:rsidRPr="004B59A9" w:rsidRDefault="004774A3" w:rsidP="004774A3">
            <w:pPr>
              <w:pStyle w:val="table"/>
              <w:rPr>
                <w:sz w:val="20"/>
                <w:szCs w:val="20"/>
              </w:rPr>
            </w:pPr>
          </w:p>
          <w:p w14:paraId="77A832A8" w14:textId="0F6AB841" w:rsidR="00FD2EFD" w:rsidRPr="004B59A9" w:rsidRDefault="00FD2EFD" w:rsidP="004774A3">
            <w:pPr>
              <w:pStyle w:val="table"/>
              <w:rPr>
                <w:sz w:val="20"/>
                <w:szCs w:val="20"/>
              </w:rPr>
            </w:pPr>
            <w:r w:rsidRPr="004B59A9">
              <w:rPr>
                <w:sz w:val="20"/>
                <w:szCs w:val="20"/>
              </w:rPr>
              <w:t>Error in routine</w:t>
            </w:r>
          </w:p>
          <w:p w14:paraId="1C19C403" w14:textId="77777777" w:rsidR="004774A3" w:rsidRPr="004B59A9" w:rsidRDefault="004774A3" w:rsidP="004774A3">
            <w:pPr>
              <w:pStyle w:val="table"/>
              <w:rPr>
                <w:sz w:val="20"/>
                <w:szCs w:val="20"/>
              </w:rPr>
            </w:pPr>
          </w:p>
          <w:p w14:paraId="08046232" w14:textId="77777777" w:rsidR="00FD2EFD" w:rsidRPr="004B59A9" w:rsidRDefault="00FD2EFD" w:rsidP="004774A3">
            <w:pPr>
              <w:pStyle w:val="table"/>
              <w:rPr>
                <w:sz w:val="20"/>
                <w:szCs w:val="20"/>
              </w:rPr>
            </w:pPr>
            <w:r w:rsidRPr="004B59A9">
              <w:rPr>
                <w:sz w:val="20"/>
                <w:szCs w:val="20"/>
              </w:rPr>
              <w:t>No neurosurgeon at site</w:t>
            </w:r>
          </w:p>
          <w:p w14:paraId="3747FE25" w14:textId="77777777" w:rsidR="004774A3" w:rsidRPr="004B59A9" w:rsidRDefault="004774A3" w:rsidP="004774A3">
            <w:pPr>
              <w:pStyle w:val="table"/>
              <w:rPr>
                <w:sz w:val="20"/>
                <w:szCs w:val="20"/>
              </w:rPr>
            </w:pPr>
          </w:p>
          <w:p w14:paraId="2BD93116" w14:textId="77777777" w:rsidR="00FD2EFD" w:rsidRPr="004B59A9" w:rsidRDefault="00FD2EFD" w:rsidP="004774A3">
            <w:pPr>
              <w:pStyle w:val="table"/>
              <w:rPr>
                <w:sz w:val="20"/>
                <w:szCs w:val="20"/>
              </w:rPr>
            </w:pPr>
            <w:r w:rsidRPr="004B59A9">
              <w:rPr>
                <w:sz w:val="20"/>
                <w:szCs w:val="20"/>
              </w:rPr>
              <w:t>Problem with resources</w:t>
            </w:r>
          </w:p>
          <w:p w14:paraId="4F971F34" w14:textId="71A396B2" w:rsidR="00E5301C" w:rsidRPr="004B59A9" w:rsidRDefault="00E5301C" w:rsidP="004774A3">
            <w:pPr>
              <w:pStyle w:val="table"/>
              <w:rPr>
                <w:sz w:val="20"/>
                <w:szCs w:val="20"/>
              </w:rPr>
            </w:pPr>
          </w:p>
        </w:tc>
        <w:tc>
          <w:tcPr>
            <w:tcW w:w="851" w:type="dxa"/>
            <w:tcBorders>
              <w:top w:val="single" w:sz="6" w:space="0" w:color="auto"/>
              <w:left w:val="nil"/>
              <w:bottom w:val="single" w:sz="6" w:space="0" w:color="auto"/>
              <w:right w:val="nil"/>
            </w:tcBorders>
          </w:tcPr>
          <w:p w14:paraId="7394DB37" w14:textId="461D7F25" w:rsidR="00622727" w:rsidRPr="004B59A9" w:rsidRDefault="001A34C4" w:rsidP="004774A3">
            <w:pPr>
              <w:pStyle w:val="table"/>
              <w:rPr>
                <w:sz w:val="20"/>
                <w:szCs w:val="20"/>
              </w:rPr>
            </w:pPr>
            <w:r w:rsidRPr="004B59A9">
              <w:rPr>
                <w:sz w:val="20"/>
                <w:szCs w:val="20"/>
              </w:rPr>
              <w:t xml:space="preserve">No </w:t>
            </w:r>
            <w:proofErr w:type="spellStart"/>
            <w:r w:rsidRPr="004B59A9">
              <w:rPr>
                <w:sz w:val="20"/>
                <w:szCs w:val="20"/>
              </w:rPr>
              <w:t>ofi</w:t>
            </w:r>
            <w:proofErr w:type="spellEnd"/>
            <w:r w:rsidRPr="004B59A9">
              <w:rPr>
                <w:sz w:val="20"/>
                <w:szCs w:val="20"/>
              </w:rPr>
              <w:t xml:space="preserve"> </w:t>
            </w:r>
            <w:r w:rsidR="00B61FBD">
              <w:rPr>
                <w:sz w:val="20"/>
                <w:szCs w:val="20"/>
              </w:rPr>
              <w:t>identified</w:t>
            </w:r>
          </w:p>
        </w:tc>
        <w:tc>
          <w:tcPr>
            <w:tcW w:w="1270" w:type="dxa"/>
            <w:tcBorders>
              <w:top w:val="single" w:sz="6" w:space="0" w:color="auto"/>
              <w:left w:val="nil"/>
              <w:bottom w:val="single" w:sz="6" w:space="0" w:color="auto"/>
              <w:right w:val="nil"/>
            </w:tcBorders>
          </w:tcPr>
          <w:p w14:paraId="26C7F82D" w14:textId="77777777" w:rsidR="001A34C4" w:rsidRPr="004B59A9" w:rsidRDefault="001A34C4" w:rsidP="004774A3">
            <w:pPr>
              <w:pStyle w:val="table"/>
              <w:rPr>
                <w:sz w:val="20"/>
                <w:szCs w:val="20"/>
              </w:rPr>
            </w:pPr>
            <w:r w:rsidRPr="004B59A9">
              <w:rPr>
                <w:sz w:val="20"/>
                <w:szCs w:val="20"/>
              </w:rPr>
              <w:t xml:space="preserve">Preventable </w:t>
            </w:r>
          </w:p>
          <w:p w14:paraId="30AAB834" w14:textId="6C7E1055" w:rsidR="001A34C4" w:rsidRPr="004B59A9" w:rsidRDefault="001A34C4" w:rsidP="004774A3">
            <w:pPr>
              <w:pStyle w:val="table"/>
              <w:rPr>
                <w:sz w:val="20"/>
                <w:szCs w:val="20"/>
              </w:rPr>
            </w:pPr>
            <w:r w:rsidRPr="004B59A9">
              <w:rPr>
                <w:sz w:val="20"/>
                <w:szCs w:val="20"/>
              </w:rPr>
              <w:t>Or possibly preventable death</w:t>
            </w:r>
          </w:p>
        </w:tc>
      </w:tr>
      <w:tr w:rsidR="00A528E9" w:rsidRPr="00F80DC6" w14:paraId="7BE417B5" w14:textId="77777777" w:rsidTr="008F5057">
        <w:trPr>
          <w:trHeight w:val="326"/>
        </w:trPr>
        <w:tc>
          <w:tcPr>
            <w:tcW w:w="9067" w:type="dxa"/>
            <w:gridSpan w:val="8"/>
            <w:tcBorders>
              <w:top w:val="single" w:sz="6" w:space="0" w:color="auto"/>
              <w:left w:val="nil"/>
              <w:bottom w:val="single" w:sz="12" w:space="0" w:color="auto"/>
              <w:right w:val="nil"/>
            </w:tcBorders>
          </w:tcPr>
          <w:p w14:paraId="6D3741CC" w14:textId="44DD92A5" w:rsidR="00A528E9" w:rsidRPr="004B59A9" w:rsidRDefault="00BA76CC" w:rsidP="00FD2EFD">
            <w:pPr>
              <w:pStyle w:val="Brdtext1"/>
              <w:jc w:val="left"/>
              <w:rPr>
                <w:sz w:val="20"/>
                <w:szCs w:val="20"/>
                <w:lang w:val="en-GB"/>
              </w:rPr>
            </w:pPr>
            <w:r w:rsidRPr="00BA76CC">
              <w:rPr>
                <w:b/>
                <w:bCs w:val="0"/>
                <w:sz w:val="20"/>
                <w:szCs w:val="20"/>
                <w:lang w:val="en-GB"/>
              </w:rPr>
              <w:t>Table X:</w:t>
            </w:r>
            <w:r>
              <w:rPr>
                <w:sz w:val="20"/>
                <w:szCs w:val="20"/>
                <w:lang w:val="en-GB"/>
              </w:rPr>
              <w:t xml:space="preserve"> </w:t>
            </w:r>
            <w:r w:rsidR="00867380" w:rsidRPr="004B59A9">
              <w:rPr>
                <w:sz w:val="20"/>
                <w:szCs w:val="20"/>
                <w:lang w:val="en-GB"/>
              </w:rPr>
              <w:t xml:space="preserve">All OFIs </w:t>
            </w:r>
            <w:r w:rsidR="006328FA">
              <w:rPr>
                <w:sz w:val="20"/>
                <w:szCs w:val="20"/>
                <w:lang w:val="en-GB"/>
              </w:rPr>
              <w:t>identified</w:t>
            </w:r>
            <w:r w:rsidR="00867380" w:rsidRPr="004B59A9">
              <w:rPr>
                <w:sz w:val="20"/>
                <w:szCs w:val="20"/>
                <w:lang w:val="en-GB"/>
              </w:rPr>
              <w:t xml:space="preserve"> at the Karolinska University Hos</w:t>
            </w:r>
            <w:r w:rsidR="007E1C37" w:rsidRPr="004B59A9">
              <w:rPr>
                <w:sz w:val="20"/>
                <w:szCs w:val="20"/>
                <w:lang w:val="en-GB"/>
              </w:rPr>
              <w:t xml:space="preserve">pital M&amp;M conference. </w:t>
            </w:r>
          </w:p>
        </w:tc>
      </w:tr>
    </w:tbl>
    <w:p w14:paraId="4C2287E4" w14:textId="77777777" w:rsidR="00FF560C" w:rsidRDefault="00FF560C" w:rsidP="00CA65BE">
      <w:pPr>
        <w:pStyle w:val="Brdtext1"/>
        <w:rPr>
          <w:lang w:val="en-GB"/>
        </w:rPr>
      </w:pPr>
    </w:p>
    <w:p w14:paraId="53820BB6" w14:textId="3A9355AA" w:rsidR="00CA65BE" w:rsidRDefault="00CA65BE" w:rsidP="00CA65BE">
      <w:pPr>
        <w:pStyle w:val="Brdtext1"/>
        <w:rPr>
          <w:lang w:val="en-GB"/>
        </w:rPr>
      </w:pPr>
      <w:r w:rsidRPr="003F7195">
        <w:rPr>
          <w:lang w:val="en-GB"/>
        </w:rPr>
        <w:t xml:space="preserve">The </w:t>
      </w:r>
      <w:r w:rsidR="005D378F">
        <w:rPr>
          <w:lang w:val="en-GB"/>
        </w:rPr>
        <w:t>independent</w:t>
      </w:r>
      <w:r w:rsidR="00115EEE" w:rsidRPr="003F7195">
        <w:rPr>
          <w:lang w:val="en-GB"/>
        </w:rPr>
        <w:t xml:space="preserve"> variabl</w:t>
      </w:r>
      <w:r w:rsidR="00D07AC7" w:rsidRPr="003F7195">
        <w:rPr>
          <w:lang w:val="en-GB"/>
        </w:rPr>
        <w:t>es were</w:t>
      </w:r>
      <w:r w:rsidR="00115EEE" w:rsidRPr="003F7195">
        <w:rPr>
          <w:lang w:val="en-GB"/>
        </w:rPr>
        <w:t xml:space="preserve"> </w:t>
      </w:r>
      <w:r w:rsidRPr="003F7195">
        <w:rPr>
          <w:lang w:val="en-GB"/>
        </w:rPr>
        <w:t xml:space="preserve">patient cohorts grouped by </w:t>
      </w:r>
      <w:r w:rsidR="00D61C4A">
        <w:rPr>
          <w:lang w:val="en-GB"/>
        </w:rPr>
        <w:t>injury characteristics</w:t>
      </w:r>
      <w:r w:rsidR="00CB79E4">
        <w:rPr>
          <w:lang w:val="en-GB"/>
        </w:rPr>
        <w:t xml:space="preserve"> using the AIS</w:t>
      </w:r>
      <w:r w:rsidR="00BA36CB" w:rsidRPr="003F7195">
        <w:rPr>
          <w:lang w:val="en-GB"/>
        </w:rPr>
        <w:t xml:space="preserve"> grading system</w:t>
      </w:r>
      <w:r w:rsidR="00EC1C6B">
        <w:rPr>
          <w:lang w:val="en-GB"/>
        </w:rPr>
        <w:t xml:space="preserve">. </w:t>
      </w:r>
      <w:r w:rsidR="00F510A8" w:rsidRPr="003F7195">
        <w:rPr>
          <w:lang w:val="en-GB"/>
        </w:rPr>
        <w:t xml:space="preserve">The </w:t>
      </w:r>
      <w:r w:rsidR="00F73013" w:rsidRPr="003F7195">
        <w:rPr>
          <w:lang w:val="en-GB"/>
        </w:rPr>
        <w:t xml:space="preserve">inclusion criteria for </w:t>
      </w:r>
      <w:r w:rsidR="00054DE4" w:rsidRPr="003F7195">
        <w:rPr>
          <w:lang w:val="en-GB"/>
        </w:rPr>
        <w:t>the four cohorts in this study are</w:t>
      </w:r>
      <w:r w:rsidR="001C5F6D" w:rsidRPr="003F7195">
        <w:rPr>
          <w:lang w:val="en-GB"/>
        </w:rPr>
        <w:t xml:space="preserve"> listed below</w:t>
      </w:r>
      <w:r w:rsidR="004769BA" w:rsidRPr="003F7195">
        <w:rPr>
          <w:lang w:val="en-GB"/>
        </w:rPr>
        <w:t xml:space="preserve"> </w:t>
      </w:r>
      <w:r w:rsidR="004769BA" w:rsidRPr="003F7195">
        <w:rPr>
          <w:lang w:val="en-GB"/>
        </w:rPr>
        <w:fldChar w:fldCharType="begin"/>
      </w:r>
      <w:r w:rsidR="00645AEE">
        <w:rPr>
          <w:lang w:val="en-GB"/>
        </w:rPr>
        <w:instrText xml:space="preserve"> ADDIN ZOTERO_ITEM CSL_CITATION {"citationID":"hANTgrw6","properties":{"formattedCitation":"(10)","plainCitation":"(10)","noteIndex":0},"citationItems":[{"id":86,"uris":["http://zotero.org/users/local/dRJOFA2S/items/XRZXJSU2"],"itemData":{"id":86,"type":"article-journal","abstract":"To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 </w:instrText>
      </w:r>
      <w:r w:rsidR="004769BA" w:rsidRPr="003F7195">
        <w:rPr>
          <w:lang w:val="en-GB"/>
        </w:rPr>
        <w:fldChar w:fldCharType="separate"/>
      </w:r>
      <w:r w:rsidR="00645AEE" w:rsidRPr="00645AEE">
        <w:t>(10)</w:t>
      </w:r>
      <w:r w:rsidR="004769BA" w:rsidRPr="003F7195">
        <w:rPr>
          <w:lang w:val="en-GB"/>
        </w:rPr>
        <w:fldChar w:fldCharType="end"/>
      </w:r>
      <w:r w:rsidR="00054DE4" w:rsidRPr="003F7195">
        <w:rPr>
          <w:lang w:val="en-GB"/>
        </w:rPr>
        <w:t xml:space="preserve">. </w:t>
      </w:r>
      <w:r w:rsidRPr="003F7195">
        <w:rPr>
          <w:lang w:val="en-GB"/>
        </w:rPr>
        <w:t xml:space="preserve"> </w:t>
      </w:r>
    </w:p>
    <w:p w14:paraId="4A85CEBB" w14:textId="77777777" w:rsidR="00D124E5" w:rsidRPr="003F7195" w:rsidRDefault="00D124E5" w:rsidP="00CA65BE">
      <w:pPr>
        <w:pStyle w:val="Brdtext1"/>
        <w:rPr>
          <w:lang w:val="en-GB"/>
        </w:rPr>
      </w:pPr>
    </w:p>
    <w:p w14:paraId="3F0815BE" w14:textId="3EDBE46A" w:rsidR="00CA65BE" w:rsidRDefault="00CA65BE" w:rsidP="00CA65BE">
      <w:pPr>
        <w:pStyle w:val="Brdtext1"/>
        <w:numPr>
          <w:ilvl w:val="0"/>
          <w:numId w:val="5"/>
        </w:numPr>
        <w:rPr>
          <w:lang w:val="en-GB"/>
        </w:rPr>
      </w:pPr>
      <w:commentRangeStart w:id="18"/>
      <w:r w:rsidRPr="00D124E5">
        <w:rPr>
          <w:i/>
          <w:iCs/>
          <w:lang w:val="en-GB"/>
        </w:rPr>
        <w:t>Blunt multisystem traum</w:t>
      </w:r>
      <w:r w:rsidR="00D124E5">
        <w:rPr>
          <w:i/>
          <w:iCs/>
          <w:lang w:val="en-GB"/>
        </w:rPr>
        <w:t>a</w:t>
      </w:r>
      <w:r w:rsidR="00D124E5">
        <w:rPr>
          <w:lang w:val="en-GB"/>
        </w:rPr>
        <w:t>:</w:t>
      </w:r>
      <w:r w:rsidRPr="003F7195">
        <w:rPr>
          <w:lang w:val="en-GB"/>
        </w:rPr>
        <w:t xml:space="preserve"> Blunt trauma with AIS ≥ 3 in at least two of the following AIS body regions: head, face, neck, thorax, abdomen, spine, or upper and lower extremities.</w:t>
      </w:r>
      <w:commentRangeEnd w:id="18"/>
      <w:r w:rsidR="00F80DC6">
        <w:rPr>
          <w:rStyle w:val="CommentReference"/>
          <w:bCs w:val="0"/>
          <w:lang w:val="sv-SE"/>
        </w:rPr>
        <w:commentReference w:id="18"/>
      </w:r>
    </w:p>
    <w:p w14:paraId="4F9434C9" w14:textId="2A28360F" w:rsidR="00A107F7" w:rsidRDefault="00A107F7" w:rsidP="00D124E5">
      <w:pPr>
        <w:pStyle w:val="Brdtext1"/>
        <w:numPr>
          <w:ilvl w:val="0"/>
          <w:numId w:val="5"/>
        </w:numPr>
        <w:jc w:val="left"/>
        <w:rPr>
          <w:lang w:val="en-GB"/>
        </w:rPr>
      </w:pPr>
      <w:commentRangeStart w:id="19"/>
      <w:r w:rsidRPr="00D124E5">
        <w:rPr>
          <w:i/>
          <w:iCs/>
          <w:lang w:val="en-GB"/>
        </w:rPr>
        <w:t>Isolated severe TBI</w:t>
      </w:r>
      <w:r w:rsidR="00D124E5">
        <w:rPr>
          <w:lang w:val="en-GB"/>
        </w:rPr>
        <w:t>:</w:t>
      </w:r>
      <w:r>
        <w:rPr>
          <w:lang w:val="en-GB"/>
        </w:rPr>
        <w:t xml:space="preserve"> Injury isolated to the area of the brain with an </w:t>
      </w:r>
      <w:r w:rsidRPr="003F7195">
        <w:rPr>
          <w:lang w:val="en-GB"/>
        </w:rPr>
        <w:t>AIS ≥ 3</w:t>
      </w:r>
      <w:r>
        <w:rPr>
          <w:lang w:val="en-GB"/>
        </w:rPr>
        <w:t xml:space="preserve"> and: </w:t>
      </w:r>
    </w:p>
    <w:p w14:paraId="03B9E268" w14:textId="7E41025C" w:rsidR="00A107F7" w:rsidRDefault="00A107F7" w:rsidP="00A107F7">
      <w:pPr>
        <w:pStyle w:val="Brdtext1"/>
        <w:numPr>
          <w:ilvl w:val="1"/>
          <w:numId w:val="5"/>
        </w:numPr>
        <w:rPr>
          <w:lang w:val="en-GB"/>
        </w:rPr>
      </w:pPr>
      <w:r>
        <w:rPr>
          <w:lang w:val="en-GB"/>
        </w:rPr>
        <w:t>A</w:t>
      </w:r>
      <w:r w:rsidR="005C24B8">
        <w:rPr>
          <w:lang w:val="en-GB"/>
        </w:rPr>
        <w:t xml:space="preserve"> pre-or in hospital</w:t>
      </w:r>
      <w:r>
        <w:rPr>
          <w:lang w:val="en-GB"/>
        </w:rPr>
        <w:t xml:space="preserve"> GCS of &lt;9 </w:t>
      </w:r>
    </w:p>
    <w:p w14:paraId="0D2F6C07" w14:textId="77777777" w:rsidR="00A107F7" w:rsidRDefault="00A107F7" w:rsidP="00A107F7">
      <w:pPr>
        <w:pStyle w:val="Brdtext1"/>
        <w:ind w:left="1364"/>
        <w:rPr>
          <w:lang w:val="en-GB"/>
        </w:rPr>
      </w:pPr>
      <w:r>
        <w:rPr>
          <w:lang w:val="en-GB"/>
        </w:rPr>
        <w:t>or</w:t>
      </w:r>
    </w:p>
    <w:p w14:paraId="26BA2E70" w14:textId="406464F4" w:rsidR="00A107F7" w:rsidRPr="00A107F7" w:rsidRDefault="005C24B8" w:rsidP="00A107F7">
      <w:pPr>
        <w:pStyle w:val="Brdtext1"/>
        <w:numPr>
          <w:ilvl w:val="1"/>
          <w:numId w:val="5"/>
        </w:numPr>
        <w:rPr>
          <w:lang w:val="en-GB"/>
        </w:rPr>
      </w:pPr>
      <w:r>
        <w:rPr>
          <w:lang w:val="en-GB"/>
        </w:rPr>
        <w:t xml:space="preserve">Pre – or in hospital intubation </w:t>
      </w:r>
      <w:commentRangeEnd w:id="19"/>
      <w:r w:rsidR="00F80DC6">
        <w:rPr>
          <w:rStyle w:val="CommentReference"/>
          <w:bCs w:val="0"/>
          <w:lang w:val="sv-SE"/>
        </w:rPr>
        <w:commentReference w:id="19"/>
      </w:r>
    </w:p>
    <w:p w14:paraId="1E3CD353" w14:textId="5FCAA1D5" w:rsidR="007929EA" w:rsidRPr="003F7195" w:rsidRDefault="007929EA" w:rsidP="00CA65BE">
      <w:pPr>
        <w:pStyle w:val="Brdtext1"/>
        <w:numPr>
          <w:ilvl w:val="0"/>
          <w:numId w:val="5"/>
        </w:numPr>
        <w:rPr>
          <w:lang w:val="en-GB"/>
        </w:rPr>
      </w:pPr>
      <w:r w:rsidRPr="00D124E5">
        <w:rPr>
          <w:i/>
          <w:iCs/>
          <w:lang w:val="en-GB"/>
        </w:rPr>
        <w:t xml:space="preserve">Blunt multisystem trauma without </w:t>
      </w:r>
      <w:r w:rsidR="00CF36E6" w:rsidRPr="00D124E5">
        <w:rPr>
          <w:i/>
          <w:iCs/>
          <w:lang w:val="en-GB"/>
        </w:rPr>
        <w:t>TBI</w:t>
      </w:r>
      <w:r w:rsidRPr="00D124E5">
        <w:rPr>
          <w:lang w:val="en-GB"/>
        </w:rPr>
        <w:t>:</w:t>
      </w:r>
      <w:r w:rsidRPr="003F7195">
        <w:rPr>
          <w:lang w:val="en-GB"/>
        </w:rPr>
        <w:t xml:space="preserve"> Blunt trauma with AIS ≥ 3 in at least two of the following AIS body regions: </w:t>
      </w:r>
      <w:r w:rsidR="0013538E">
        <w:rPr>
          <w:lang w:val="en-GB"/>
        </w:rPr>
        <w:t xml:space="preserve"> </w:t>
      </w:r>
      <w:r w:rsidR="0000189A">
        <w:rPr>
          <w:lang w:val="en-GB"/>
        </w:rPr>
        <w:t xml:space="preserve">head, </w:t>
      </w:r>
      <w:r w:rsidRPr="003F7195">
        <w:rPr>
          <w:lang w:val="en-GB"/>
        </w:rPr>
        <w:t>face, neck, thorax, abdomen, spine, or upper and lower extremities</w:t>
      </w:r>
      <w:r w:rsidR="0013538E">
        <w:rPr>
          <w:lang w:val="en-GB"/>
        </w:rPr>
        <w:t xml:space="preserve">. </w:t>
      </w:r>
      <w:r w:rsidR="00CD7B81">
        <w:rPr>
          <w:lang w:val="en-GB"/>
        </w:rPr>
        <w:t xml:space="preserve">All patients </w:t>
      </w:r>
      <w:r w:rsidR="0000189A">
        <w:rPr>
          <w:lang w:val="en-GB"/>
        </w:rPr>
        <w:t>that had injury</w:t>
      </w:r>
      <w:r w:rsidR="008E0E65">
        <w:rPr>
          <w:lang w:val="en-GB"/>
        </w:rPr>
        <w:t xml:space="preserve"> </w:t>
      </w:r>
      <w:r w:rsidR="0000189A">
        <w:rPr>
          <w:lang w:val="en-GB"/>
        </w:rPr>
        <w:t xml:space="preserve">to the head with an </w:t>
      </w:r>
      <w:r w:rsidR="0000189A" w:rsidRPr="003F7195">
        <w:rPr>
          <w:lang w:val="en-GB"/>
        </w:rPr>
        <w:t xml:space="preserve">AIS ≥ 3 </w:t>
      </w:r>
      <w:r w:rsidR="0000189A" w:rsidRPr="001E26D4">
        <w:rPr>
          <w:lang w:val="en-GB"/>
        </w:rPr>
        <w:t>AND</w:t>
      </w:r>
      <w:r w:rsidR="0000189A">
        <w:rPr>
          <w:b/>
          <w:bCs w:val="0"/>
          <w:lang w:val="en-GB"/>
        </w:rPr>
        <w:t xml:space="preserve"> </w:t>
      </w:r>
      <w:r w:rsidR="0000189A">
        <w:rPr>
          <w:lang w:val="en-GB"/>
        </w:rPr>
        <w:t xml:space="preserve">a GCS&lt;9 where excluded. </w:t>
      </w:r>
    </w:p>
    <w:p w14:paraId="3805DBB0" w14:textId="77777777" w:rsidR="00CA65BE" w:rsidRDefault="00CA65BE" w:rsidP="00CA65BE">
      <w:pPr>
        <w:pStyle w:val="Brdtext1"/>
        <w:numPr>
          <w:ilvl w:val="0"/>
          <w:numId w:val="5"/>
        </w:numPr>
        <w:rPr>
          <w:lang w:val="en-GB"/>
        </w:rPr>
      </w:pPr>
      <w:commentRangeStart w:id="20"/>
      <w:r w:rsidRPr="00D124E5">
        <w:rPr>
          <w:i/>
          <w:iCs/>
          <w:lang w:val="en-GB"/>
        </w:rPr>
        <w:t>Penetrating trauma</w:t>
      </w:r>
      <w:r w:rsidRPr="00D124E5">
        <w:rPr>
          <w:lang w:val="en-GB"/>
        </w:rPr>
        <w:t>:</w:t>
      </w:r>
      <w:r w:rsidRPr="009721B8">
        <w:rPr>
          <w:b/>
          <w:bCs w:val="0"/>
          <w:lang w:val="en-GB"/>
        </w:rPr>
        <w:t xml:space="preserve"> </w:t>
      </w:r>
      <w:r w:rsidRPr="003F7195">
        <w:rPr>
          <w:lang w:val="en-GB"/>
        </w:rPr>
        <w:t>At least one AIS ≥ 3 injury in any of the following AIS body regions: neck, thorax, and abdomen.</w:t>
      </w:r>
      <w:commentRangeEnd w:id="20"/>
      <w:r w:rsidR="00F80DC6">
        <w:rPr>
          <w:rStyle w:val="CommentReference"/>
          <w:bCs w:val="0"/>
          <w:lang w:val="sv-SE"/>
        </w:rPr>
        <w:commentReference w:id="20"/>
      </w:r>
    </w:p>
    <w:p w14:paraId="5E11AE78" w14:textId="77777777" w:rsidR="00A107F7" w:rsidRPr="003F7195" w:rsidRDefault="00A107F7" w:rsidP="00A107F7">
      <w:pPr>
        <w:pStyle w:val="Brdtext1"/>
        <w:ind w:left="644"/>
        <w:rPr>
          <w:lang w:val="en-GB"/>
        </w:rPr>
      </w:pPr>
    </w:p>
    <w:p w14:paraId="7A55B1AC" w14:textId="3811C86F" w:rsidR="007448E0" w:rsidRDefault="004F45E1" w:rsidP="00CA65BE">
      <w:pPr>
        <w:pStyle w:val="Brdtext1"/>
        <w:rPr>
          <w:lang w:val="en-GB"/>
        </w:rPr>
      </w:pPr>
      <w:r w:rsidRPr="003F7195">
        <w:rPr>
          <w:lang w:val="en-GB"/>
        </w:rPr>
        <w:t>All patients</w:t>
      </w:r>
      <w:r w:rsidR="00741E09" w:rsidRPr="003F7195">
        <w:rPr>
          <w:lang w:val="en-GB"/>
        </w:rPr>
        <w:t xml:space="preserve"> </w:t>
      </w:r>
      <w:r w:rsidR="00894710">
        <w:rPr>
          <w:lang w:val="en-GB"/>
        </w:rPr>
        <w:t>who</w:t>
      </w:r>
      <w:r w:rsidRPr="003F7195">
        <w:rPr>
          <w:lang w:val="en-GB"/>
        </w:rPr>
        <w:t xml:space="preserve"> did not qualify into any of the four patient cohorts, where </w:t>
      </w:r>
      <w:r w:rsidR="00894710">
        <w:rPr>
          <w:lang w:val="en-GB"/>
        </w:rPr>
        <w:t>assigned</w:t>
      </w:r>
      <w:r w:rsidR="00741E09" w:rsidRPr="003F7195">
        <w:rPr>
          <w:lang w:val="en-GB"/>
        </w:rPr>
        <w:t xml:space="preserve"> a fifth </w:t>
      </w:r>
      <w:r w:rsidR="00F02856" w:rsidRPr="003F7195">
        <w:rPr>
          <w:lang w:val="en-GB"/>
        </w:rPr>
        <w:t>category</w:t>
      </w:r>
      <w:r w:rsidR="00741E09" w:rsidRPr="003F7195">
        <w:rPr>
          <w:lang w:val="en-GB"/>
        </w:rPr>
        <w:t xml:space="preserve">, </w:t>
      </w:r>
      <w:r w:rsidR="00894710">
        <w:rPr>
          <w:lang w:val="en-GB"/>
        </w:rPr>
        <w:t xml:space="preserve">called </w:t>
      </w:r>
      <w:r w:rsidR="00741E09" w:rsidRPr="003F7195">
        <w:rPr>
          <w:lang w:val="en-GB"/>
        </w:rPr>
        <w:t>“other cohort</w:t>
      </w:r>
      <w:r w:rsidR="00B92D98" w:rsidRPr="003F7195">
        <w:rPr>
          <w:lang w:val="en-GB"/>
        </w:rPr>
        <w:t>.”</w:t>
      </w:r>
      <w:r w:rsidR="00741E09" w:rsidRPr="003F7195">
        <w:rPr>
          <w:lang w:val="en-GB"/>
        </w:rPr>
        <w:t xml:space="preserve"> </w:t>
      </w:r>
      <w:r w:rsidR="00F63150" w:rsidRPr="003F7195">
        <w:rPr>
          <w:lang w:val="en-GB"/>
        </w:rPr>
        <w:t>G</w:t>
      </w:r>
      <w:r w:rsidR="00D96F1A" w:rsidRPr="003F7195">
        <w:rPr>
          <w:lang w:val="en-GB"/>
        </w:rPr>
        <w:t>ender, age, NISS scor</w:t>
      </w:r>
      <w:r w:rsidR="008759F8" w:rsidRPr="003F7195">
        <w:rPr>
          <w:lang w:val="en-GB"/>
        </w:rPr>
        <w:t xml:space="preserve">e were used </w:t>
      </w:r>
      <w:r w:rsidR="00F63150" w:rsidRPr="003F7195">
        <w:rPr>
          <w:lang w:val="en-GB"/>
        </w:rPr>
        <w:t xml:space="preserve">in </w:t>
      </w:r>
      <w:r w:rsidR="00B04E12">
        <w:rPr>
          <w:lang w:val="en-GB"/>
        </w:rPr>
        <w:t xml:space="preserve">an </w:t>
      </w:r>
      <w:r w:rsidR="00F63150" w:rsidRPr="003F7195">
        <w:rPr>
          <w:lang w:val="en-GB"/>
        </w:rPr>
        <w:t>a</w:t>
      </w:r>
      <w:r w:rsidR="008759F8" w:rsidRPr="003F7195">
        <w:rPr>
          <w:lang w:val="en-GB"/>
        </w:rPr>
        <w:t>djust</w:t>
      </w:r>
      <w:r w:rsidR="00F63150" w:rsidRPr="003F7195">
        <w:rPr>
          <w:lang w:val="en-GB"/>
        </w:rPr>
        <w:t xml:space="preserve">ed model. </w:t>
      </w:r>
      <w:r w:rsidR="008759F8" w:rsidRPr="003F7195">
        <w:rPr>
          <w:lang w:val="en-GB"/>
        </w:rPr>
        <w:t>All variables were categorical, except för age</w:t>
      </w:r>
      <w:r w:rsidR="00B04E12">
        <w:rPr>
          <w:lang w:val="en-GB"/>
        </w:rPr>
        <w:t xml:space="preserve"> which was numerical. </w:t>
      </w:r>
    </w:p>
    <w:p w14:paraId="0718C8F9" w14:textId="77777777" w:rsidR="00512577" w:rsidRPr="003F7195" w:rsidRDefault="00512577" w:rsidP="00CA65BE">
      <w:pPr>
        <w:pStyle w:val="Brdtext1"/>
        <w:rPr>
          <w:lang w:val="en-GB"/>
        </w:rPr>
      </w:pPr>
    </w:p>
    <w:p w14:paraId="350A0E2F" w14:textId="42B379D5" w:rsidR="00CA65BE" w:rsidRPr="003F7195" w:rsidRDefault="00CA65BE" w:rsidP="00CA65BE">
      <w:pPr>
        <w:pStyle w:val="Brdtext1"/>
        <w:rPr>
          <w:b/>
          <w:lang w:val="en-GB"/>
        </w:rPr>
      </w:pPr>
      <w:r w:rsidRPr="003F7195">
        <w:rPr>
          <w:b/>
          <w:lang w:val="en-GB"/>
        </w:rPr>
        <w:t xml:space="preserve">Data sources/measurement </w:t>
      </w:r>
    </w:p>
    <w:p w14:paraId="580FDB79" w14:textId="3C9F1327" w:rsidR="00A16CB5" w:rsidRDefault="005D3A54" w:rsidP="00CA65BE">
      <w:pPr>
        <w:pStyle w:val="Brdtext1"/>
        <w:rPr>
          <w:lang w:val="en-GB"/>
        </w:rPr>
      </w:pPr>
      <w:r>
        <w:rPr>
          <w:lang w:val="en-GB"/>
        </w:rPr>
        <w:t>Data on AIS score-score</w:t>
      </w:r>
      <w:r w:rsidR="000F10D8">
        <w:rPr>
          <w:lang w:val="en-GB"/>
        </w:rPr>
        <w:t xml:space="preserve">, </w:t>
      </w:r>
      <w:r w:rsidR="00354BF0">
        <w:rPr>
          <w:lang w:val="en-GB"/>
        </w:rPr>
        <w:t xml:space="preserve">age, NISS-score, gender. </w:t>
      </w:r>
      <w:r w:rsidR="000B7CC8">
        <w:rPr>
          <w:lang w:val="en-GB"/>
        </w:rPr>
        <w:t xml:space="preserve">GCS-score and intubation was </w:t>
      </w:r>
      <w:r w:rsidR="00894710">
        <w:rPr>
          <w:lang w:val="en-GB"/>
        </w:rPr>
        <w:t>available</w:t>
      </w:r>
      <w:r w:rsidR="000A4F67">
        <w:rPr>
          <w:lang w:val="en-GB"/>
        </w:rPr>
        <w:t xml:space="preserve"> from the </w:t>
      </w:r>
      <w:proofErr w:type="spellStart"/>
      <w:r w:rsidR="000A4F67">
        <w:rPr>
          <w:lang w:val="en-GB"/>
        </w:rPr>
        <w:t>SweTrau</w:t>
      </w:r>
      <w:proofErr w:type="spellEnd"/>
      <w:r w:rsidR="000A4F67">
        <w:rPr>
          <w:lang w:val="en-GB"/>
        </w:rPr>
        <w:t xml:space="preserve"> Registry. </w:t>
      </w:r>
      <w:r w:rsidR="001F25A0">
        <w:rPr>
          <w:lang w:val="en-GB"/>
        </w:rPr>
        <w:t>The OFI variable was added from the quality</w:t>
      </w:r>
      <w:r w:rsidR="006870FD">
        <w:rPr>
          <w:lang w:val="en-GB"/>
        </w:rPr>
        <w:t xml:space="preserve"> trauma</w:t>
      </w:r>
      <w:r w:rsidR="001F25A0">
        <w:rPr>
          <w:lang w:val="en-GB"/>
        </w:rPr>
        <w:t xml:space="preserve"> </w:t>
      </w:r>
      <w:r w:rsidR="006870FD">
        <w:rPr>
          <w:lang w:val="en-GB"/>
        </w:rPr>
        <w:t>registry at the Karolinska University Hospital</w:t>
      </w:r>
      <w:r w:rsidR="00155B44">
        <w:rPr>
          <w:lang w:val="en-GB"/>
        </w:rPr>
        <w:t xml:space="preserve">, where specific </w:t>
      </w:r>
      <w:r w:rsidR="00807441">
        <w:rPr>
          <w:lang w:val="en-GB"/>
        </w:rPr>
        <w:t>OFIs identified at conference are stored</w:t>
      </w:r>
      <w:r w:rsidR="00033907">
        <w:rPr>
          <w:lang w:val="en-GB"/>
        </w:rPr>
        <w:t xml:space="preserve">. We used this to create a </w:t>
      </w:r>
      <w:r w:rsidR="00BD5E3D">
        <w:rPr>
          <w:lang w:val="en-GB"/>
        </w:rPr>
        <w:t>multilevel variable</w:t>
      </w:r>
      <w:r w:rsidR="00354BF0">
        <w:rPr>
          <w:lang w:val="en-GB"/>
        </w:rPr>
        <w:t xml:space="preserve"> with different categories of OFI. </w:t>
      </w:r>
    </w:p>
    <w:p w14:paraId="37148601" w14:textId="77777777" w:rsidR="00512577" w:rsidRDefault="00512577" w:rsidP="00CA65BE">
      <w:pPr>
        <w:pStyle w:val="Brdtext1"/>
        <w:rPr>
          <w:lang w:val="en-GB"/>
        </w:rPr>
      </w:pPr>
    </w:p>
    <w:p w14:paraId="1690CF03" w14:textId="77777777" w:rsidR="00512577" w:rsidRDefault="00512577" w:rsidP="00512577">
      <w:pPr>
        <w:pStyle w:val="Brdtext1"/>
        <w:rPr>
          <w:b/>
          <w:lang w:val="en-GB"/>
        </w:rPr>
      </w:pPr>
      <w:r w:rsidRPr="003F7195">
        <w:rPr>
          <w:b/>
          <w:lang w:val="en-GB"/>
        </w:rPr>
        <w:t xml:space="preserve">Study size </w:t>
      </w:r>
    </w:p>
    <w:p w14:paraId="3B4664AB" w14:textId="7E0115A3" w:rsidR="00512577" w:rsidRDefault="00512577" w:rsidP="00CA65BE">
      <w:pPr>
        <w:pStyle w:val="Brdtext1"/>
        <w:rPr>
          <w:lang w:val="en-GB"/>
        </w:rPr>
      </w:pPr>
      <w:commentRangeStart w:id="21"/>
      <w:r w:rsidRPr="003F7195">
        <w:rPr>
          <w:lang w:val="en-GB"/>
        </w:rPr>
        <w:t xml:space="preserve">Of […] patients in the </w:t>
      </w:r>
      <w:proofErr w:type="spellStart"/>
      <w:r w:rsidRPr="003F7195">
        <w:rPr>
          <w:lang w:val="en-GB"/>
        </w:rPr>
        <w:t>Swe</w:t>
      </w:r>
      <w:r>
        <w:rPr>
          <w:lang w:val="en-GB"/>
        </w:rPr>
        <w:t>T</w:t>
      </w:r>
      <w:r w:rsidRPr="003F7195">
        <w:rPr>
          <w:lang w:val="en-GB"/>
        </w:rPr>
        <w:t>rau</w:t>
      </w:r>
      <w:proofErr w:type="spellEnd"/>
      <w:r w:rsidRPr="003F7195">
        <w:rPr>
          <w:lang w:val="en-GB"/>
        </w:rPr>
        <w:t xml:space="preserve"> trauma registry 2017-2022, […] </w:t>
      </w:r>
      <w:r>
        <w:rPr>
          <w:lang w:val="en-GB"/>
        </w:rPr>
        <w:t>had also been treated and assessed for OFIs at the Karolinska University hospital in accordance with</w:t>
      </w:r>
      <w:r w:rsidR="005263A0">
        <w:rPr>
          <w:lang w:val="en-GB"/>
        </w:rPr>
        <w:t xml:space="preserve"> </w:t>
      </w:r>
      <w:r>
        <w:rPr>
          <w:lang w:val="en-GB"/>
        </w:rPr>
        <w:t xml:space="preserve">standards </w:t>
      </w:r>
      <w:r w:rsidR="005263A0">
        <w:rPr>
          <w:lang w:val="en-GB"/>
        </w:rPr>
        <w:t xml:space="preserve">for M&amp;M conferences </w:t>
      </w:r>
      <w:r>
        <w:rPr>
          <w:lang w:val="en-GB"/>
        </w:rPr>
        <w:t>implemented at the hospital in 2017</w:t>
      </w:r>
      <w:commentRangeEnd w:id="21"/>
      <w:r w:rsidR="00F80DC6">
        <w:rPr>
          <w:rStyle w:val="CommentReference"/>
          <w:bCs w:val="0"/>
          <w:lang w:val="sv-SE"/>
        </w:rPr>
        <w:commentReference w:id="21"/>
      </w:r>
      <w:r>
        <w:rPr>
          <w:lang w:val="en-GB"/>
        </w:rPr>
        <w:t xml:space="preserve">. All patients younger than 15 were excluded, as well as patients with missing data in variables relevant to assess cohort inclusion criteria, leaving 5,974 patients eligible for study.  </w:t>
      </w:r>
      <w:commentRangeStart w:id="22"/>
      <w:r>
        <w:rPr>
          <w:lang w:val="en-GB"/>
        </w:rPr>
        <w:t xml:space="preserve">Table.1 shows numbers and distribution of missing values leading to exclusion.  </w:t>
      </w:r>
      <w:commentRangeEnd w:id="22"/>
      <w:r w:rsidR="00F80DC6">
        <w:rPr>
          <w:rStyle w:val="CommentReference"/>
          <w:bCs w:val="0"/>
          <w:lang w:val="sv-SE"/>
        </w:rPr>
        <w:commentReference w:id="22"/>
      </w:r>
    </w:p>
    <w:p w14:paraId="7DEAED01" w14:textId="2F0CFB7E" w:rsidR="00512577" w:rsidRDefault="00A211BA" w:rsidP="00CA65BE">
      <w:pPr>
        <w:pStyle w:val="Brdtext1"/>
        <w:rPr>
          <w:lang w:val="en-GB"/>
        </w:rPr>
      </w:pPr>
      <w:r w:rsidRPr="00A211BA">
        <w:rPr>
          <w:noProof/>
          <w:lang w:val="en-GB"/>
        </w:rPr>
        <w:lastRenderedPageBreak/>
        <w:drawing>
          <wp:inline distT="0" distB="0" distL="0" distR="0" wp14:anchorId="2018ECDD" wp14:editId="39E3E5A1">
            <wp:extent cx="3009900" cy="2286590"/>
            <wp:effectExtent l="0" t="0" r="0" b="0"/>
            <wp:docPr id="6"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bord&#10;&#10;Automatiskt genererad beskrivning"/>
                    <pic:cNvPicPr/>
                  </pic:nvPicPr>
                  <pic:blipFill>
                    <a:blip r:embed="rId18"/>
                    <a:stretch>
                      <a:fillRect/>
                    </a:stretch>
                  </pic:blipFill>
                  <pic:spPr>
                    <a:xfrm>
                      <a:off x="0" y="0"/>
                      <a:ext cx="3032372" cy="2303661"/>
                    </a:xfrm>
                    <a:prstGeom prst="rect">
                      <a:avLst/>
                    </a:prstGeom>
                  </pic:spPr>
                </pic:pic>
              </a:graphicData>
            </a:graphic>
          </wp:inline>
        </w:drawing>
      </w:r>
    </w:p>
    <w:p w14:paraId="6817978E" w14:textId="77777777" w:rsidR="005D3A54" w:rsidRPr="003F7195" w:rsidRDefault="005D3A54" w:rsidP="00CA65BE">
      <w:pPr>
        <w:pStyle w:val="Brdtext1"/>
        <w:rPr>
          <w:lang w:val="en-GB"/>
        </w:rPr>
      </w:pPr>
    </w:p>
    <w:p w14:paraId="2292AC97" w14:textId="7F1DF997" w:rsidR="004E28B3" w:rsidRPr="003F7195" w:rsidRDefault="004E28B3" w:rsidP="00CA65BE">
      <w:pPr>
        <w:pStyle w:val="Brdtext1"/>
        <w:rPr>
          <w:b/>
          <w:lang w:val="en-GB"/>
        </w:rPr>
      </w:pPr>
      <w:r w:rsidRPr="003F7195">
        <w:rPr>
          <w:b/>
          <w:lang w:val="en-GB"/>
        </w:rPr>
        <w:t>Statistics</w:t>
      </w:r>
    </w:p>
    <w:p w14:paraId="7D0C4204" w14:textId="7A079282" w:rsidR="00512577" w:rsidRDefault="00154F77" w:rsidP="00CA65BE">
      <w:pPr>
        <w:pStyle w:val="Brdtext1"/>
        <w:rPr>
          <w:bCs w:val="0"/>
          <w:lang w:val="en-GB"/>
        </w:rPr>
      </w:pPr>
      <w:r w:rsidRPr="003F7195">
        <w:rPr>
          <w:bCs w:val="0"/>
          <w:lang w:val="en-GB"/>
        </w:rPr>
        <w:t>All data was processed and analysed in statistical progr</w:t>
      </w:r>
      <w:r w:rsidR="00B734E9" w:rsidRPr="003F7195">
        <w:rPr>
          <w:bCs w:val="0"/>
          <w:lang w:val="en-GB"/>
        </w:rPr>
        <w:t xml:space="preserve">amming software R. Data from </w:t>
      </w:r>
      <w:proofErr w:type="spellStart"/>
      <w:proofErr w:type="gramStart"/>
      <w:r w:rsidR="00B734E9" w:rsidRPr="003F7195">
        <w:rPr>
          <w:bCs w:val="0"/>
          <w:lang w:val="en-GB"/>
        </w:rPr>
        <w:t>SweTrau</w:t>
      </w:r>
      <w:proofErr w:type="spellEnd"/>
      <w:proofErr w:type="gramEnd"/>
      <w:r w:rsidR="00B734E9" w:rsidRPr="003F7195">
        <w:rPr>
          <w:bCs w:val="0"/>
          <w:lang w:val="en-GB"/>
        </w:rPr>
        <w:t xml:space="preserve"> and the Karolinska University trauma quality </w:t>
      </w:r>
      <w:r w:rsidR="0086339A" w:rsidRPr="003F7195">
        <w:rPr>
          <w:bCs w:val="0"/>
          <w:lang w:val="en-GB"/>
        </w:rPr>
        <w:t xml:space="preserve">registry were extracted and merged based </w:t>
      </w:r>
      <w:r w:rsidR="006774DE" w:rsidRPr="003F7195">
        <w:rPr>
          <w:bCs w:val="0"/>
          <w:lang w:val="en-GB"/>
        </w:rPr>
        <w:t>on</w:t>
      </w:r>
      <w:r w:rsidR="0086339A" w:rsidRPr="003F7195">
        <w:rPr>
          <w:bCs w:val="0"/>
          <w:lang w:val="en-GB"/>
        </w:rPr>
        <w:t xml:space="preserve"> patient id.</w:t>
      </w:r>
      <w:r w:rsidR="00A66726" w:rsidRPr="003F7195">
        <w:rPr>
          <w:bCs w:val="0"/>
          <w:lang w:val="en-GB"/>
        </w:rPr>
        <w:t xml:space="preserve"> </w:t>
      </w:r>
      <w:r w:rsidR="00686D41">
        <w:rPr>
          <w:bCs w:val="0"/>
          <w:lang w:val="en-GB"/>
        </w:rPr>
        <w:t>Descriptive statistics were used to describe the study sample.</w:t>
      </w:r>
      <w:r w:rsidR="00686D41" w:rsidRPr="003F7195">
        <w:rPr>
          <w:bCs w:val="0"/>
          <w:lang w:val="en-GB"/>
        </w:rPr>
        <w:t xml:space="preserve"> </w:t>
      </w:r>
      <w:r w:rsidR="005A2A78" w:rsidRPr="003F7195">
        <w:rPr>
          <w:bCs w:val="0"/>
          <w:lang w:val="en-GB"/>
        </w:rPr>
        <w:t>A</w:t>
      </w:r>
      <w:r w:rsidR="00A66726" w:rsidRPr="003F7195">
        <w:rPr>
          <w:bCs w:val="0"/>
          <w:lang w:val="en-GB"/>
        </w:rPr>
        <w:t xml:space="preserve"> </w:t>
      </w:r>
      <w:r w:rsidR="005A2A78" w:rsidRPr="003F7195">
        <w:rPr>
          <w:bCs w:val="0"/>
          <w:lang w:val="en-GB"/>
        </w:rPr>
        <w:t>multi</w:t>
      </w:r>
      <w:r w:rsidR="006774DE" w:rsidRPr="003F7195">
        <w:rPr>
          <w:bCs w:val="0"/>
          <w:lang w:val="en-GB"/>
        </w:rPr>
        <w:t>nomial</w:t>
      </w:r>
      <w:r w:rsidR="00A66726" w:rsidRPr="003F7195">
        <w:rPr>
          <w:bCs w:val="0"/>
          <w:lang w:val="en-GB"/>
        </w:rPr>
        <w:t xml:space="preserve"> </w:t>
      </w:r>
      <w:r w:rsidR="006774DE" w:rsidRPr="003F7195">
        <w:rPr>
          <w:bCs w:val="0"/>
          <w:lang w:val="en-GB"/>
        </w:rPr>
        <w:t>multivariable regression model was then construct</w:t>
      </w:r>
      <w:r w:rsidR="003462C0" w:rsidRPr="003F7195">
        <w:rPr>
          <w:bCs w:val="0"/>
          <w:lang w:val="en-GB"/>
        </w:rPr>
        <w:t>e</w:t>
      </w:r>
      <w:r w:rsidR="00E41C5F" w:rsidRPr="003F7195">
        <w:rPr>
          <w:bCs w:val="0"/>
          <w:lang w:val="en-GB"/>
        </w:rPr>
        <w:t xml:space="preserve">d with </w:t>
      </w:r>
      <w:r w:rsidR="006908C4" w:rsidRPr="003F7195">
        <w:rPr>
          <w:bCs w:val="0"/>
          <w:lang w:val="en-GB"/>
        </w:rPr>
        <w:t>s</w:t>
      </w:r>
      <w:r w:rsidR="006F2D27" w:rsidRPr="003F7195">
        <w:rPr>
          <w:bCs w:val="0"/>
          <w:lang w:val="en-GB"/>
        </w:rPr>
        <w:t>even</w:t>
      </w:r>
      <w:r w:rsidR="006908C4" w:rsidRPr="003F7195">
        <w:rPr>
          <w:bCs w:val="0"/>
          <w:lang w:val="en-GB"/>
        </w:rPr>
        <w:t xml:space="preserve"> categories of OFIs</w:t>
      </w:r>
      <w:r w:rsidR="00E41C5F" w:rsidRPr="003F7195">
        <w:rPr>
          <w:bCs w:val="0"/>
          <w:lang w:val="en-GB"/>
        </w:rPr>
        <w:t xml:space="preserve"> as the dependent variable</w:t>
      </w:r>
      <w:r w:rsidR="00191824" w:rsidRPr="003F7195">
        <w:rPr>
          <w:bCs w:val="0"/>
          <w:lang w:val="en-GB"/>
        </w:rPr>
        <w:t xml:space="preserve">, </w:t>
      </w:r>
      <w:r w:rsidR="009E42B8" w:rsidRPr="003F7195">
        <w:rPr>
          <w:bCs w:val="0"/>
          <w:lang w:val="en-GB"/>
        </w:rPr>
        <w:t>explained</w:t>
      </w:r>
      <w:r w:rsidR="00191824" w:rsidRPr="003F7195">
        <w:rPr>
          <w:bCs w:val="0"/>
          <w:lang w:val="en-GB"/>
        </w:rPr>
        <w:t xml:space="preserve"> by </w:t>
      </w:r>
      <w:r w:rsidR="004F45E1" w:rsidRPr="003F7195">
        <w:rPr>
          <w:bCs w:val="0"/>
          <w:lang w:val="en-GB"/>
        </w:rPr>
        <w:t>five</w:t>
      </w:r>
      <w:r w:rsidR="003867EF" w:rsidRPr="003F7195">
        <w:rPr>
          <w:bCs w:val="0"/>
          <w:lang w:val="en-GB"/>
        </w:rPr>
        <w:t xml:space="preserve"> </w:t>
      </w:r>
      <w:r w:rsidR="00191824" w:rsidRPr="003F7195">
        <w:rPr>
          <w:bCs w:val="0"/>
          <w:lang w:val="en-GB"/>
        </w:rPr>
        <w:t>patient cohorts</w:t>
      </w:r>
      <w:r w:rsidR="00C457B5" w:rsidRPr="003F7195">
        <w:rPr>
          <w:bCs w:val="0"/>
          <w:lang w:val="en-GB"/>
        </w:rPr>
        <w:t xml:space="preserve"> as independent variables</w:t>
      </w:r>
      <w:r w:rsidR="00191824" w:rsidRPr="003F7195">
        <w:rPr>
          <w:bCs w:val="0"/>
          <w:lang w:val="en-GB"/>
        </w:rPr>
        <w:t xml:space="preserve">. Both an unadjusted </w:t>
      </w:r>
      <w:r w:rsidR="00432E39" w:rsidRPr="003F7195">
        <w:rPr>
          <w:bCs w:val="0"/>
          <w:lang w:val="en-GB"/>
        </w:rPr>
        <w:t xml:space="preserve">model </w:t>
      </w:r>
      <w:r w:rsidR="00191824" w:rsidRPr="003F7195">
        <w:rPr>
          <w:bCs w:val="0"/>
          <w:lang w:val="en-GB"/>
        </w:rPr>
        <w:t xml:space="preserve">and </w:t>
      </w:r>
      <w:r w:rsidR="0082681A" w:rsidRPr="003F7195">
        <w:rPr>
          <w:bCs w:val="0"/>
          <w:lang w:val="en-GB"/>
        </w:rPr>
        <w:t>a</w:t>
      </w:r>
      <w:r w:rsidR="006F2D27" w:rsidRPr="003F7195">
        <w:rPr>
          <w:bCs w:val="0"/>
          <w:lang w:val="en-GB"/>
        </w:rPr>
        <w:t xml:space="preserve"> </w:t>
      </w:r>
      <w:r w:rsidR="0035305D" w:rsidRPr="003F7195">
        <w:rPr>
          <w:bCs w:val="0"/>
          <w:lang w:val="en-GB"/>
        </w:rPr>
        <w:t>model</w:t>
      </w:r>
      <w:r w:rsidR="006F2D27" w:rsidRPr="003F7195">
        <w:rPr>
          <w:bCs w:val="0"/>
          <w:lang w:val="en-GB"/>
        </w:rPr>
        <w:t xml:space="preserve"> adjusted for </w:t>
      </w:r>
      <w:r w:rsidR="00191824" w:rsidRPr="003F7195">
        <w:rPr>
          <w:bCs w:val="0"/>
          <w:lang w:val="en-GB"/>
        </w:rPr>
        <w:t>age, gender and NISS-score were creat</w:t>
      </w:r>
      <w:r w:rsidR="003867EF" w:rsidRPr="003F7195">
        <w:rPr>
          <w:bCs w:val="0"/>
          <w:lang w:val="en-GB"/>
        </w:rPr>
        <w:t>ed.</w:t>
      </w:r>
    </w:p>
    <w:p w14:paraId="543B9BBF" w14:textId="77777777" w:rsidR="00E421E2" w:rsidRPr="003F7195" w:rsidRDefault="00E421E2" w:rsidP="00CA65BE">
      <w:pPr>
        <w:pStyle w:val="Brdtext1"/>
        <w:rPr>
          <w:bCs w:val="0"/>
          <w:lang w:val="en-GB"/>
        </w:rPr>
      </w:pPr>
    </w:p>
    <w:p w14:paraId="07ED6CD3" w14:textId="16AAEB91" w:rsidR="007D798D" w:rsidRPr="003F7195" w:rsidRDefault="003867EF" w:rsidP="00CA65BE">
      <w:pPr>
        <w:pStyle w:val="Brdtext1"/>
        <w:rPr>
          <w:bCs w:val="0"/>
          <w:lang w:val="en-GB"/>
        </w:rPr>
      </w:pPr>
      <w:r w:rsidRPr="003F7195">
        <w:rPr>
          <w:bCs w:val="0"/>
          <w:lang w:val="en-GB"/>
        </w:rPr>
        <w:t xml:space="preserve">The </w:t>
      </w:r>
      <w:r w:rsidR="00647B6C" w:rsidRPr="003F7195">
        <w:rPr>
          <w:bCs w:val="0"/>
          <w:lang w:val="en-GB"/>
        </w:rPr>
        <w:t>model</w:t>
      </w:r>
      <w:r w:rsidR="0038464B" w:rsidRPr="003F7195">
        <w:rPr>
          <w:bCs w:val="0"/>
          <w:lang w:val="en-GB"/>
        </w:rPr>
        <w:t xml:space="preserve">s </w:t>
      </w:r>
      <w:r w:rsidR="004F45E1" w:rsidRPr="003F7195">
        <w:rPr>
          <w:bCs w:val="0"/>
          <w:lang w:val="en-GB"/>
        </w:rPr>
        <w:t xml:space="preserve">estimate </w:t>
      </w:r>
      <w:r w:rsidR="00647B6C" w:rsidRPr="003F7195">
        <w:rPr>
          <w:bCs w:val="0"/>
          <w:lang w:val="en-GB"/>
        </w:rPr>
        <w:t xml:space="preserve">the </w:t>
      </w:r>
      <w:commentRangeStart w:id="23"/>
      <w:r w:rsidR="00647B6C" w:rsidRPr="003F7195">
        <w:rPr>
          <w:bCs w:val="0"/>
          <w:lang w:val="en-GB"/>
        </w:rPr>
        <w:t>pro</w:t>
      </w:r>
      <w:r w:rsidR="00C457B5" w:rsidRPr="003F7195">
        <w:rPr>
          <w:bCs w:val="0"/>
          <w:lang w:val="en-GB"/>
        </w:rPr>
        <w:t xml:space="preserve">bability </w:t>
      </w:r>
      <w:commentRangeEnd w:id="23"/>
      <w:r w:rsidR="00F80DC6">
        <w:rPr>
          <w:rStyle w:val="CommentReference"/>
          <w:bCs w:val="0"/>
          <w:lang w:val="sv-SE"/>
        </w:rPr>
        <w:commentReference w:id="23"/>
      </w:r>
      <w:r w:rsidR="00C457B5" w:rsidRPr="003F7195">
        <w:rPr>
          <w:bCs w:val="0"/>
          <w:lang w:val="en-GB"/>
        </w:rPr>
        <w:t xml:space="preserve">of </w:t>
      </w:r>
      <w:r w:rsidR="00ED1822" w:rsidRPr="003F7195">
        <w:rPr>
          <w:bCs w:val="0"/>
          <w:lang w:val="en-GB"/>
        </w:rPr>
        <w:t>each category of OFI</w:t>
      </w:r>
      <w:r w:rsidR="00937EAA" w:rsidRPr="003F7195">
        <w:rPr>
          <w:bCs w:val="0"/>
          <w:lang w:val="en-GB"/>
        </w:rPr>
        <w:t xml:space="preserve"> </w:t>
      </w:r>
      <w:r w:rsidR="00B941FC" w:rsidRPr="003F7195">
        <w:rPr>
          <w:bCs w:val="0"/>
          <w:lang w:val="en-GB"/>
        </w:rPr>
        <w:t>for each patient</w:t>
      </w:r>
      <w:r w:rsidR="00937EAA" w:rsidRPr="003F7195">
        <w:rPr>
          <w:bCs w:val="0"/>
          <w:lang w:val="en-GB"/>
        </w:rPr>
        <w:t xml:space="preserve"> cohort</w:t>
      </w:r>
      <w:r w:rsidR="005D378F">
        <w:rPr>
          <w:bCs w:val="0"/>
          <w:lang w:val="en-GB"/>
        </w:rPr>
        <w:t>.</w:t>
      </w:r>
      <w:r w:rsidR="005D378F">
        <w:rPr>
          <w:lang w:val="en-GB"/>
        </w:rPr>
        <w:t xml:space="preserve"> </w:t>
      </w:r>
      <w:r w:rsidR="00AF6418">
        <w:rPr>
          <w:lang w:val="en-GB"/>
        </w:rPr>
        <w:t>“</w:t>
      </w:r>
      <w:r w:rsidR="005D378F">
        <w:rPr>
          <w:lang w:val="en-GB"/>
        </w:rPr>
        <w:t>No OFI</w:t>
      </w:r>
      <w:r w:rsidR="00AF6418">
        <w:rPr>
          <w:lang w:val="en-GB"/>
        </w:rPr>
        <w:t>”</w:t>
      </w:r>
      <w:r w:rsidR="005D378F">
        <w:rPr>
          <w:lang w:val="en-GB"/>
        </w:rPr>
        <w:t xml:space="preserve"> </w:t>
      </w:r>
      <w:r w:rsidR="00922F95">
        <w:rPr>
          <w:lang w:val="en-GB"/>
        </w:rPr>
        <w:t xml:space="preserve">was </w:t>
      </w:r>
      <w:r w:rsidR="005D378F">
        <w:rPr>
          <w:lang w:val="en-GB"/>
        </w:rPr>
        <w:t>set</w:t>
      </w:r>
      <w:r w:rsidR="005D378F">
        <w:rPr>
          <w:bCs w:val="0"/>
          <w:lang w:val="en-GB"/>
        </w:rPr>
        <w:t xml:space="preserve"> a</w:t>
      </w:r>
      <w:r w:rsidR="007D798D" w:rsidRPr="003F7195">
        <w:rPr>
          <w:bCs w:val="0"/>
          <w:lang w:val="en-GB"/>
        </w:rPr>
        <w:t>s</w:t>
      </w:r>
      <w:r w:rsidR="00C960A9" w:rsidRPr="003F7195">
        <w:rPr>
          <w:bCs w:val="0"/>
          <w:lang w:val="en-GB"/>
        </w:rPr>
        <w:t xml:space="preserve"> </w:t>
      </w:r>
      <w:r w:rsidR="007D798D" w:rsidRPr="003F7195">
        <w:rPr>
          <w:bCs w:val="0"/>
          <w:lang w:val="en-GB"/>
        </w:rPr>
        <w:t>reference</w:t>
      </w:r>
      <w:r w:rsidR="005D378F">
        <w:rPr>
          <w:bCs w:val="0"/>
          <w:lang w:val="en-GB"/>
        </w:rPr>
        <w:t xml:space="preserve"> for the</w:t>
      </w:r>
      <w:r w:rsidR="00922F95">
        <w:rPr>
          <w:bCs w:val="0"/>
          <w:lang w:val="en-GB"/>
        </w:rPr>
        <w:t xml:space="preserve"> dependent variable and </w:t>
      </w:r>
      <w:r w:rsidR="00AF6418">
        <w:rPr>
          <w:bCs w:val="0"/>
          <w:lang w:val="en-GB"/>
        </w:rPr>
        <w:t xml:space="preserve">“Other cohort” for the </w:t>
      </w:r>
      <w:r w:rsidR="00686D41">
        <w:rPr>
          <w:bCs w:val="0"/>
          <w:lang w:val="en-GB"/>
        </w:rPr>
        <w:t>explanatory</w:t>
      </w:r>
      <w:r w:rsidR="00AF6418">
        <w:rPr>
          <w:bCs w:val="0"/>
          <w:lang w:val="en-GB"/>
        </w:rPr>
        <w:t xml:space="preserve"> variable</w:t>
      </w:r>
      <w:r w:rsidR="00F83C9D">
        <w:rPr>
          <w:bCs w:val="0"/>
          <w:lang w:val="en-GB"/>
        </w:rPr>
        <w:t>.</w:t>
      </w:r>
      <w:r w:rsidR="00C960A9" w:rsidRPr="003F7195">
        <w:rPr>
          <w:bCs w:val="0"/>
          <w:lang w:val="en-GB"/>
        </w:rPr>
        <w:t xml:space="preserve"> The </w:t>
      </w:r>
      <w:r w:rsidR="005D0E94" w:rsidRPr="003F7195">
        <w:rPr>
          <w:bCs w:val="0"/>
          <w:lang w:val="en-GB"/>
        </w:rPr>
        <w:t>coefficients</w:t>
      </w:r>
      <w:r w:rsidR="00C960A9" w:rsidRPr="003F7195">
        <w:rPr>
          <w:bCs w:val="0"/>
          <w:lang w:val="en-GB"/>
        </w:rPr>
        <w:t xml:space="preserve"> should hence be interpreted as</w:t>
      </w:r>
      <w:r w:rsidR="007D798D" w:rsidRPr="003F7195">
        <w:rPr>
          <w:bCs w:val="0"/>
          <w:lang w:val="en-GB"/>
        </w:rPr>
        <w:t xml:space="preserve"> the </w:t>
      </w:r>
      <w:r w:rsidR="005F7092" w:rsidRPr="003F7195">
        <w:rPr>
          <w:bCs w:val="0"/>
          <w:lang w:val="en-GB"/>
        </w:rPr>
        <w:t>log odds</w:t>
      </w:r>
      <w:r w:rsidR="007F5852" w:rsidRPr="003F7195">
        <w:rPr>
          <w:bCs w:val="0"/>
          <w:lang w:val="en-GB"/>
        </w:rPr>
        <w:t xml:space="preserve"> for each category of OFI</w:t>
      </w:r>
      <w:r w:rsidR="00AF6418">
        <w:rPr>
          <w:bCs w:val="0"/>
          <w:lang w:val="en-GB"/>
        </w:rPr>
        <w:t xml:space="preserve"> occurring for each</w:t>
      </w:r>
      <w:r w:rsidR="0036614A" w:rsidRPr="003F7195">
        <w:rPr>
          <w:bCs w:val="0"/>
          <w:lang w:val="en-GB"/>
        </w:rPr>
        <w:t xml:space="preserve"> patient cohort </w:t>
      </w:r>
      <w:r w:rsidR="001A0372" w:rsidRPr="003F7195">
        <w:rPr>
          <w:bCs w:val="0"/>
          <w:lang w:val="en-GB"/>
        </w:rPr>
        <w:t>compa</w:t>
      </w:r>
      <w:r w:rsidR="00E7450B" w:rsidRPr="003F7195">
        <w:rPr>
          <w:bCs w:val="0"/>
          <w:lang w:val="en-GB"/>
        </w:rPr>
        <w:t xml:space="preserve">red with </w:t>
      </w:r>
      <w:r w:rsidR="000809F2">
        <w:rPr>
          <w:bCs w:val="0"/>
          <w:lang w:val="en-GB"/>
        </w:rPr>
        <w:t>o</w:t>
      </w:r>
      <w:r w:rsidR="00AF6418">
        <w:rPr>
          <w:bCs w:val="0"/>
          <w:lang w:val="en-GB"/>
        </w:rPr>
        <w:t xml:space="preserve">ther cohort having no OFI. </w:t>
      </w:r>
      <w:r w:rsidR="00B33467" w:rsidRPr="003F7195">
        <w:rPr>
          <w:bCs w:val="0"/>
          <w:lang w:val="en-GB"/>
        </w:rPr>
        <w:t xml:space="preserve">To </w:t>
      </w:r>
      <w:r w:rsidR="00A246E9" w:rsidRPr="003F7195">
        <w:rPr>
          <w:bCs w:val="0"/>
          <w:lang w:val="en-GB"/>
        </w:rPr>
        <w:t xml:space="preserve">obtain the odds ratio, the coefficients were </w:t>
      </w:r>
      <w:r w:rsidR="00B667C2" w:rsidRPr="003F7195">
        <w:rPr>
          <w:bCs w:val="0"/>
          <w:lang w:val="en-GB"/>
        </w:rPr>
        <w:t xml:space="preserve">exponentiated. </w:t>
      </w:r>
    </w:p>
    <w:p w14:paraId="01AE848C" w14:textId="03C61A0B" w:rsidR="00C2404A" w:rsidRPr="003F7195" w:rsidRDefault="00C2404A" w:rsidP="00CA65BE">
      <w:pPr>
        <w:pStyle w:val="Brdtext1"/>
        <w:rPr>
          <w:bCs w:val="0"/>
          <w:lang w:val="en-GB"/>
        </w:rPr>
      </w:pPr>
    </w:p>
    <w:p w14:paraId="31984A9C" w14:textId="307C504D" w:rsidR="00F33A71" w:rsidRPr="003F7195" w:rsidRDefault="00A952DA" w:rsidP="00CA65BE">
      <w:pPr>
        <w:pStyle w:val="Brdtext1"/>
        <w:rPr>
          <w:bCs w:val="0"/>
          <w:lang w:val="en-GB"/>
        </w:rPr>
      </w:pPr>
      <w:r w:rsidRPr="003F7195">
        <w:rPr>
          <w:bCs w:val="0"/>
          <w:lang w:val="en-GB"/>
        </w:rPr>
        <w:t xml:space="preserve">Z-values were calculated to obtain the </w:t>
      </w:r>
      <w:r w:rsidR="00FC4A65" w:rsidRPr="003F7195">
        <w:rPr>
          <w:bCs w:val="0"/>
          <w:lang w:val="en-GB"/>
        </w:rPr>
        <w:t>significance of the coefficient</w:t>
      </w:r>
      <w:r w:rsidR="00675918" w:rsidRPr="003F7195">
        <w:rPr>
          <w:bCs w:val="0"/>
          <w:lang w:val="en-GB"/>
        </w:rPr>
        <w:t xml:space="preserve">s in predicting </w:t>
      </w:r>
      <w:r w:rsidR="00BE5841" w:rsidRPr="003F7195">
        <w:rPr>
          <w:bCs w:val="0"/>
          <w:lang w:val="en-GB"/>
        </w:rPr>
        <w:t xml:space="preserve">the dependent variable, with the null-hypothesis that </w:t>
      </w:r>
      <w:r w:rsidR="00A65968" w:rsidRPr="003F7195">
        <w:rPr>
          <w:bCs w:val="0"/>
          <w:lang w:val="en-GB"/>
        </w:rPr>
        <w:t xml:space="preserve">there are no association between </w:t>
      </w:r>
      <w:r w:rsidR="00F26953" w:rsidRPr="003F7195">
        <w:rPr>
          <w:bCs w:val="0"/>
          <w:lang w:val="en-GB"/>
        </w:rPr>
        <w:t>the evaluated</w:t>
      </w:r>
      <w:r w:rsidR="00792056" w:rsidRPr="003F7195">
        <w:rPr>
          <w:bCs w:val="0"/>
          <w:lang w:val="en-GB"/>
        </w:rPr>
        <w:t xml:space="preserve"> category of OFI and the patient cohort. </w:t>
      </w:r>
      <w:r w:rsidR="00432E39" w:rsidRPr="003F7195">
        <w:rPr>
          <w:bCs w:val="0"/>
          <w:lang w:val="en-GB"/>
        </w:rPr>
        <w:t>A p-value of 0.005 (</w:t>
      </w:r>
      <w:r w:rsidR="00BF1816" w:rsidRPr="003F7195">
        <w:rPr>
          <w:bCs w:val="0"/>
          <w:lang w:val="en-GB"/>
        </w:rPr>
        <w:t>z</w:t>
      </w:r>
      <w:r w:rsidR="00432E39" w:rsidRPr="003F7195">
        <w:rPr>
          <w:bCs w:val="0"/>
          <w:lang w:val="en-GB"/>
        </w:rPr>
        <w:t>-value &gt; 1,96) was considered statistically significant</w:t>
      </w:r>
      <w:r w:rsidR="00FD17FE" w:rsidRPr="003F7195">
        <w:rPr>
          <w:bCs w:val="0"/>
          <w:lang w:val="en-GB"/>
        </w:rPr>
        <w:t xml:space="preserve"> to reject the null-hypothesis. </w:t>
      </w:r>
    </w:p>
    <w:p w14:paraId="691F57CD" w14:textId="7C0D20E3" w:rsidR="00A211BA" w:rsidRDefault="00A211BA">
      <w:pPr>
        <w:rPr>
          <w:bCs/>
          <w:lang w:val="en-GB"/>
        </w:rPr>
      </w:pPr>
      <w:r>
        <w:rPr>
          <w:lang w:val="en-GB"/>
        </w:rPr>
        <w:br w:type="page"/>
      </w:r>
    </w:p>
    <w:p w14:paraId="1EB3954F" w14:textId="77777777" w:rsidR="00CA65BE" w:rsidRPr="003F7195" w:rsidRDefault="00CA65BE" w:rsidP="00CA65BE">
      <w:pPr>
        <w:pStyle w:val="Brdtext1"/>
        <w:rPr>
          <w:lang w:val="en-GB"/>
        </w:rPr>
      </w:pPr>
    </w:p>
    <w:p w14:paraId="347A5E8B" w14:textId="77777777" w:rsidR="00CA65BE" w:rsidRPr="003F7195" w:rsidRDefault="00CA65BE" w:rsidP="00CA65BE">
      <w:pPr>
        <w:pStyle w:val="Brdtext1"/>
        <w:rPr>
          <w:b/>
          <w:lang w:val="en-GB"/>
        </w:rPr>
      </w:pPr>
      <w:r w:rsidRPr="003F7195">
        <w:rPr>
          <w:b/>
          <w:lang w:val="en-GB"/>
        </w:rPr>
        <w:t xml:space="preserve">Bias </w:t>
      </w:r>
    </w:p>
    <w:p w14:paraId="5589C4D3" w14:textId="39E20F6C" w:rsidR="00CA65BE" w:rsidRPr="003F7195" w:rsidRDefault="00CA65BE" w:rsidP="00CA65BE">
      <w:pPr>
        <w:pStyle w:val="Brdtext1"/>
        <w:rPr>
          <w:lang w:val="en-GB"/>
        </w:rPr>
      </w:pPr>
      <w:r w:rsidRPr="003F7195">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14:paraId="2BA8B8A9" w14:textId="02C0FE1F" w:rsidR="0096073B" w:rsidRPr="003F7195" w:rsidRDefault="0096073B" w:rsidP="00CA65BE">
      <w:pPr>
        <w:pStyle w:val="Brdtext1"/>
        <w:rPr>
          <w:lang w:val="en-GB"/>
        </w:rPr>
      </w:pPr>
    </w:p>
    <w:p w14:paraId="0928D17F" w14:textId="1F56D4F0" w:rsidR="0096073B" w:rsidRPr="003F7195" w:rsidRDefault="0096073B" w:rsidP="00CA65BE">
      <w:pPr>
        <w:pStyle w:val="Brdtext1"/>
        <w:rPr>
          <w:b/>
          <w:lang w:val="en-GB"/>
        </w:rPr>
      </w:pPr>
      <w:r w:rsidRPr="003F7195">
        <w:rPr>
          <w:b/>
          <w:lang w:val="en-GB"/>
        </w:rPr>
        <w:t xml:space="preserve">Ethical considerations </w:t>
      </w:r>
    </w:p>
    <w:p w14:paraId="66901D3F" w14:textId="66DA7A07" w:rsidR="00955F26" w:rsidRDefault="003A49DD" w:rsidP="00512577">
      <w:pPr>
        <w:pStyle w:val="Brdtext1"/>
        <w:rPr>
          <w:lang w:val="en-GB"/>
        </w:rPr>
      </w:pPr>
      <w:commentRangeStart w:id="24"/>
      <w:r w:rsidRPr="003F7195">
        <w:rPr>
          <w:bCs w:val="0"/>
          <w:lang w:val="en-GB"/>
        </w:rPr>
        <w:t>S</w:t>
      </w:r>
      <w:r w:rsidR="00632269" w:rsidRPr="003F7195">
        <w:rPr>
          <w:bCs w:val="0"/>
          <w:lang w:val="en-GB"/>
        </w:rPr>
        <w:t xml:space="preserve">tudies of the </w:t>
      </w:r>
      <w:r w:rsidR="00B000BD" w:rsidRPr="003F7195">
        <w:rPr>
          <w:bCs w:val="0"/>
          <w:lang w:val="en-GB"/>
        </w:rPr>
        <w:t xml:space="preserve">trauma quality database at the Karolinska University </w:t>
      </w:r>
      <w:del w:id="25" w:author="Jonatan Attergrim" w:date="2023-04-25T17:59:00Z">
        <w:r w:rsidR="00B000BD" w:rsidRPr="003F7195" w:rsidDel="00F80DC6">
          <w:rPr>
            <w:bCs w:val="0"/>
            <w:lang w:val="en-GB"/>
          </w:rPr>
          <w:delText xml:space="preserve">Hospital </w:delText>
        </w:r>
        <w:r w:rsidR="00B64A38" w:rsidDel="00F80DC6">
          <w:rPr>
            <w:bCs w:val="0"/>
            <w:lang w:val="en-GB"/>
          </w:rPr>
          <w:delText xml:space="preserve"> require</w:delText>
        </w:r>
      </w:del>
      <w:ins w:id="26" w:author="Jonatan Attergrim" w:date="2023-04-25T17:59:00Z">
        <w:r w:rsidR="00F80DC6" w:rsidRPr="003F7195">
          <w:rPr>
            <w:bCs w:val="0"/>
            <w:lang w:val="en-GB"/>
          </w:rPr>
          <w:t xml:space="preserve">Hospital </w:t>
        </w:r>
        <w:r w:rsidR="00F80DC6">
          <w:rPr>
            <w:bCs w:val="0"/>
            <w:lang w:val="en-GB"/>
          </w:rPr>
          <w:t>require</w:t>
        </w:r>
      </w:ins>
      <w:r w:rsidR="00B64A38">
        <w:rPr>
          <w:bCs w:val="0"/>
          <w:lang w:val="en-GB"/>
        </w:rPr>
        <w:t xml:space="preserve"> </w:t>
      </w:r>
      <w:commentRangeEnd w:id="24"/>
      <w:r w:rsidR="00F80DC6">
        <w:rPr>
          <w:rStyle w:val="CommentReference"/>
          <w:bCs w:val="0"/>
          <w:lang w:val="sv-SE"/>
        </w:rPr>
        <w:commentReference w:id="24"/>
      </w:r>
      <w:r w:rsidR="00551D14">
        <w:rPr>
          <w:bCs w:val="0"/>
          <w:lang w:val="en-GB"/>
        </w:rPr>
        <w:t xml:space="preserve">ethical permit and has been approved </w:t>
      </w:r>
      <w:r w:rsidR="00551D14">
        <w:t>2021-02541 and 2021-03531</w:t>
      </w:r>
      <w:r w:rsidR="00551D14">
        <w:rPr>
          <w:bCs w:val="0"/>
        </w:rPr>
        <w:t>.</w:t>
      </w:r>
      <w:r w:rsidR="009E1333" w:rsidRPr="003F7195">
        <w:rPr>
          <w:bCs w:val="0"/>
          <w:lang w:val="en-GB"/>
        </w:rPr>
        <w:t xml:space="preserve"> The </w:t>
      </w:r>
      <w:proofErr w:type="spellStart"/>
      <w:r w:rsidR="009E1333" w:rsidRPr="003F7195">
        <w:rPr>
          <w:bCs w:val="0"/>
          <w:lang w:val="en-GB"/>
        </w:rPr>
        <w:t>SweTrau</w:t>
      </w:r>
      <w:proofErr w:type="spellEnd"/>
      <w:r w:rsidR="009E1333" w:rsidRPr="003F7195">
        <w:rPr>
          <w:bCs w:val="0"/>
          <w:lang w:val="en-GB"/>
        </w:rPr>
        <w:t xml:space="preserve"> is a </w:t>
      </w:r>
      <w:r w:rsidR="002551EA" w:rsidRPr="003F7195">
        <w:rPr>
          <w:bCs w:val="0"/>
          <w:lang w:val="en-GB"/>
        </w:rPr>
        <w:t>public registry.</w:t>
      </w:r>
      <w:r w:rsidR="000E2EB5" w:rsidRPr="003F7195">
        <w:rPr>
          <w:bCs w:val="0"/>
          <w:lang w:val="en-GB"/>
        </w:rPr>
        <w:t xml:space="preserve"> </w:t>
      </w:r>
      <w:r w:rsidR="0033534F" w:rsidRPr="003F7195">
        <w:rPr>
          <w:lang w:val="en-GB"/>
        </w:rPr>
        <w:t xml:space="preserve">Variables such as ID-number and name were scrambled and anonymised throughout analysis of the real dataset. </w:t>
      </w:r>
      <w:r w:rsidR="00DF4106" w:rsidRPr="003F7195">
        <w:rPr>
          <w:lang w:val="en-GB"/>
        </w:rPr>
        <w:t xml:space="preserve">There were hence no </w:t>
      </w:r>
      <w:r w:rsidR="00320B44" w:rsidRPr="003F7195">
        <w:rPr>
          <w:lang w:val="en-GB"/>
        </w:rPr>
        <w:t xml:space="preserve">ethical issues in the conduction of this thesis. </w:t>
      </w:r>
    </w:p>
    <w:p w14:paraId="074D8A2E" w14:textId="77777777" w:rsidR="009E40FA" w:rsidRPr="00512577" w:rsidRDefault="009E40FA" w:rsidP="00512577">
      <w:pPr>
        <w:pStyle w:val="Brdtext1"/>
        <w:rPr>
          <w:bCs w:val="0"/>
          <w:lang w:val="en-GB"/>
        </w:rPr>
      </w:pPr>
    </w:p>
    <w:p w14:paraId="39034532" w14:textId="4AA271AD" w:rsidR="00104F08" w:rsidRPr="00D42300" w:rsidRDefault="00955F26" w:rsidP="00D42300">
      <w:pPr>
        <w:pStyle w:val="Heading1"/>
        <w:rPr>
          <w:lang w:val="en-GB"/>
        </w:rPr>
      </w:pPr>
      <w:r w:rsidRPr="003F7195">
        <w:rPr>
          <w:lang w:val="en-GB"/>
        </w:rPr>
        <w:t>Results</w:t>
      </w:r>
    </w:p>
    <w:p w14:paraId="30834EAD" w14:textId="675EEC7D" w:rsidR="00DF72A1" w:rsidRDefault="00DF72A1" w:rsidP="00D570EE">
      <w:pPr>
        <w:pStyle w:val="Brdtext1"/>
        <w:rPr>
          <w:lang w:val="en-GB"/>
        </w:rPr>
      </w:pPr>
      <w:r>
        <w:rPr>
          <w:lang w:val="en-GB"/>
        </w:rPr>
        <w:t xml:space="preserve">Table </w:t>
      </w:r>
      <w:r w:rsidR="00856FC9">
        <w:rPr>
          <w:lang w:val="en-GB"/>
        </w:rPr>
        <w:t>3</w:t>
      </w:r>
      <w:r>
        <w:rPr>
          <w:lang w:val="en-GB"/>
        </w:rPr>
        <w:t xml:space="preserve">. shows demographics of </w:t>
      </w:r>
      <w:r w:rsidR="00ED27F1">
        <w:rPr>
          <w:lang w:val="en-GB"/>
        </w:rPr>
        <w:t xml:space="preserve">all patient cohorts. </w:t>
      </w:r>
      <w:r w:rsidR="009B0BD6">
        <w:rPr>
          <w:lang w:val="en-GB"/>
        </w:rPr>
        <w:t>BM</w:t>
      </w:r>
      <w:r w:rsidR="00ED27F1">
        <w:rPr>
          <w:lang w:val="en-GB"/>
        </w:rPr>
        <w:t xml:space="preserve"> </w:t>
      </w:r>
      <w:r w:rsidR="009B7273">
        <w:rPr>
          <w:lang w:val="en-GB"/>
        </w:rPr>
        <w:t>without TBI was the largest (4</w:t>
      </w:r>
      <w:r w:rsidR="007452CD">
        <w:rPr>
          <w:lang w:val="en-GB"/>
        </w:rPr>
        <w:t>98</w:t>
      </w:r>
      <w:r w:rsidR="009B7273">
        <w:rPr>
          <w:lang w:val="en-GB"/>
        </w:rPr>
        <w:t xml:space="preserve">) </w:t>
      </w:r>
      <w:r w:rsidR="00020BC3">
        <w:rPr>
          <w:lang w:val="en-GB"/>
        </w:rPr>
        <w:t>cohort of study</w:t>
      </w:r>
      <w:r w:rsidR="0043581F">
        <w:rPr>
          <w:lang w:val="en-GB"/>
        </w:rPr>
        <w:t xml:space="preserve">. </w:t>
      </w:r>
      <w:r w:rsidR="003976C4">
        <w:rPr>
          <w:lang w:val="en-GB"/>
        </w:rPr>
        <w:t>Men were overrepresented in all cohorts</w:t>
      </w:r>
      <w:r w:rsidR="00E66AB1">
        <w:rPr>
          <w:lang w:val="en-GB"/>
        </w:rPr>
        <w:t xml:space="preserve"> (6</w:t>
      </w:r>
      <w:r w:rsidR="00AB400B">
        <w:rPr>
          <w:lang w:val="en-GB"/>
        </w:rPr>
        <w:t>9</w:t>
      </w:r>
      <w:r w:rsidR="00E66AB1">
        <w:rPr>
          <w:lang w:val="en-GB"/>
        </w:rPr>
        <w:t>.</w:t>
      </w:r>
      <w:r w:rsidR="00AB400B">
        <w:rPr>
          <w:lang w:val="en-GB"/>
        </w:rPr>
        <w:t>2</w:t>
      </w:r>
      <w:r w:rsidR="00C722B9">
        <w:rPr>
          <w:lang w:val="en-GB"/>
        </w:rPr>
        <w:t>%)</w:t>
      </w:r>
      <w:r w:rsidR="003976C4">
        <w:rPr>
          <w:lang w:val="en-GB"/>
        </w:rPr>
        <w:t xml:space="preserve">, but most </w:t>
      </w:r>
      <w:r w:rsidR="00386ECA">
        <w:rPr>
          <w:lang w:val="en-GB"/>
        </w:rPr>
        <w:t xml:space="preserve">prominently </w:t>
      </w:r>
      <w:r w:rsidR="00F86485">
        <w:rPr>
          <w:lang w:val="en-GB"/>
        </w:rPr>
        <w:t>in penetrating trauma where 9</w:t>
      </w:r>
      <w:r w:rsidR="00AB400B">
        <w:rPr>
          <w:lang w:val="en-GB"/>
        </w:rPr>
        <w:t>1</w:t>
      </w:r>
      <w:r w:rsidR="00C722B9">
        <w:rPr>
          <w:lang w:val="en-GB"/>
        </w:rPr>
        <w:t>.</w:t>
      </w:r>
      <w:r w:rsidR="00AB400B">
        <w:rPr>
          <w:lang w:val="en-GB"/>
        </w:rPr>
        <w:t>3</w:t>
      </w:r>
      <w:r w:rsidR="00F86485">
        <w:rPr>
          <w:lang w:val="en-GB"/>
        </w:rPr>
        <w:t xml:space="preserve">% </w:t>
      </w:r>
      <w:r w:rsidR="003E596F">
        <w:rPr>
          <w:lang w:val="en-GB"/>
        </w:rPr>
        <w:t>were men.</w:t>
      </w:r>
      <w:r w:rsidR="0019330F">
        <w:rPr>
          <w:lang w:val="en-GB"/>
        </w:rPr>
        <w:t xml:space="preserve"> </w:t>
      </w:r>
      <w:r w:rsidR="00C1123C">
        <w:rPr>
          <w:lang w:val="en-GB"/>
        </w:rPr>
        <w:t>This cohort was also c</w:t>
      </w:r>
      <w:r w:rsidR="008B5576">
        <w:rPr>
          <w:lang w:val="en-GB"/>
        </w:rPr>
        <w:t xml:space="preserve">haracterised by </w:t>
      </w:r>
      <w:r w:rsidR="0040272E">
        <w:rPr>
          <w:lang w:val="en-GB"/>
        </w:rPr>
        <w:t xml:space="preserve">younger </w:t>
      </w:r>
      <w:r w:rsidR="00F70064">
        <w:rPr>
          <w:lang w:val="en-GB"/>
        </w:rPr>
        <w:t>age</w:t>
      </w:r>
      <w:r w:rsidR="0040272E">
        <w:rPr>
          <w:lang w:val="en-GB"/>
        </w:rPr>
        <w:t>, with a</w:t>
      </w:r>
      <w:r w:rsidR="006A50C8">
        <w:rPr>
          <w:lang w:val="en-GB"/>
        </w:rPr>
        <w:t xml:space="preserve"> median </w:t>
      </w:r>
      <w:r w:rsidR="0040272E">
        <w:rPr>
          <w:lang w:val="en-GB"/>
        </w:rPr>
        <w:t xml:space="preserve">of </w:t>
      </w:r>
      <w:r w:rsidR="00122A88">
        <w:rPr>
          <w:lang w:val="en-GB"/>
        </w:rPr>
        <w:t>2</w:t>
      </w:r>
      <w:r w:rsidR="004B6C02">
        <w:rPr>
          <w:lang w:val="en-GB"/>
        </w:rPr>
        <w:t>7</w:t>
      </w:r>
      <w:r w:rsidR="00122A88">
        <w:rPr>
          <w:lang w:val="en-GB"/>
        </w:rPr>
        <w:t xml:space="preserve"> years, compared with </w:t>
      </w:r>
      <w:r w:rsidR="00C46E83">
        <w:rPr>
          <w:lang w:val="en-GB"/>
        </w:rPr>
        <w:t xml:space="preserve">an overall </w:t>
      </w:r>
      <w:r w:rsidR="007F41D5">
        <w:rPr>
          <w:lang w:val="en-GB"/>
        </w:rPr>
        <w:t>median of</w:t>
      </w:r>
      <w:r w:rsidR="00C46E83">
        <w:rPr>
          <w:lang w:val="en-GB"/>
        </w:rPr>
        <w:t xml:space="preserve"> 42</w:t>
      </w:r>
      <w:r w:rsidR="000423E9">
        <w:rPr>
          <w:lang w:val="en-GB"/>
        </w:rPr>
        <w:t xml:space="preserve"> years. </w:t>
      </w:r>
      <w:r w:rsidR="004B6C02">
        <w:rPr>
          <w:lang w:val="en-GB"/>
        </w:rPr>
        <w:t>508</w:t>
      </w:r>
      <w:r w:rsidR="00711E40">
        <w:rPr>
          <w:lang w:val="en-GB"/>
        </w:rPr>
        <w:t xml:space="preserve"> patients d</w:t>
      </w:r>
      <w:r w:rsidR="002B6426">
        <w:rPr>
          <w:lang w:val="en-GB"/>
        </w:rPr>
        <w:t>ied within 30 days after trauma</w:t>
      </w:r>
      <w:r w:rsidR="00BF64DA">
        <w:rPr>
          <w:lang w:val="en-GB"/>
        </w:rPr>
        <w:t xml:space="preserve">. Patients with </w:t>
      </w:r>
      <w:r w:rsidR="00973C04">
        <w:rPr>
          <w:lang w:val="en-GB"/>
        </w:rPr>
        <w:t xml:space="preserve">TBI (isolated TBI and </w:t>
      </w:r>
      <w:r w:rsidR="006A7173">
        <w:rPr>
          <w:lang w:val="en-GB"/>
        </w:rPr>
        <w:t>BM</w:t>
      </w:r>
      <w:r w:rsidR="00973C04">
        <w:rPr>
          <w:lang w:val="en-GB"/>
        </w:rPr>
        <w:t xml:space="preserve"> with TBI</w:t>
      </w:r>
      <w:r w:rsidR="00281D6F">
        <w:rPr>
          <w:lang w:val="en-GB"/>
        </w:rPr>
        <w:t xml:space="preserve">) </w:t>
      </w:r>
      <w:r w:rsidR="00973C04">
        <w:rPr>
          <w:lang w:val="en-GB"/>
        </w:rPr>
        <w:t>had a higher de</w:t>
      </w:r>
      <w:r w:rsidR="00281D6F">
        <w:rPr>
          <w:lang w:val="en-GB"/>
        </w:rPr>
        <w:t>ath rate (54.</w:t>
      </w:r>
      <w:r w:rsidR="009C2A7D">
        <w:rPr>
          <w:lang w:val="en-GB"/>
        </w:rPr>
        <w:t xml:space="preserve">5% and 53.2% respectively) compared </w:t>
      </w:r>
      <w:r w:rsidR="00906A4B">
        <w:rPr>
          <w:lang w:val="en-GB"/>
        </w:rPr>
        <w:t>with average death of</w:t>
      </w:r>
      <w:r w:rsidR="009C2A7D">
        <w:rPr>
          <w:lang w:val="en-GB"/>
        </w:rPr>
        <w:t xml:space="preserve"> </w:t>
      </w:r>
      <w:r w:rsidR="00386ECA">
        <w:rPr>
          <w:lang w:val="en-GB"/>
        </w:rPr>
        <w:t>8.5%</w:t>
      </w:r>
      <w:r w:rsidR="0042260B">
        <w:rPr>
          <w:lang w:val="en-GB"/>
        </w:rPr>
        <w:t xml:space="preserve">. </w:t>
      </w:r>
      <w:commentRangeStart w:id="27"/>
      <w:r w:rsidR="004F380E">
        <w:rPr>
          <w:lang w:val="en-GB"/>
        </w:rPr>
        <w:t>Severe TBI in the table is defined as injury to the head with an AIS &gt;</w:t>
      </w:r>
      <w:r w:rsidR="001D4CAE">
        <w:rPr>
          <w:lang w:val="en-GB"/>
        </w:rPr>
        <w:t>3. Pat</w:t>
      </w:r>
      <w:r w:rsidR="00063AF5">
        <w:rPr>
          <w:lang w:val="en-GB"/>
        </w:rPr>
        <w:t>ients with</w:t>
      </w:r>
      <w:r w:rsidR="006A7173">
        <w:rPr>
          <w:lang w:val="en-GB"/>
        </w:rPr>
        <w:t xml:space="preserve"> BM</w:t>
      </w:r>
      <w:r w:rsidR="00063AF5">
        <w:rPr>
          <w:lang w:val="en-GB"/>
        </w:rPr>
        <w:t xml:space="preserve"> injur</w:t>
      </w:r>
      <w:r w:rsidR="009A20D8">
        <w:rPr>
          <w:lang w:val="en-GB"/>
        </w:rPr>
        <w:t xml:space="preserve">y </w:t>
      </w:r>
      <w:r w:rsidR="00063AF5">
        <w:rPr>
          <w:lang w:val="en-GB"/>
        </w:rPr>
        <w:t>and</w:t>
      </w:r>
      <w:r w:rsidR="00626D28">
        <w:rPr>
          <w:lang w:val="en-GB"/>
        </w:rPr>
        <w:t xml:space="preserve"> </w:t>
      </w:r>
      <w:r w:rsidR="00063AF5">
        <w:rPr>
          <w:lang w:val="en-GB"/>
        </w:rPr>
        <w:t xml:space="preserve">severe </w:t>
      </w:r>
      <w:r w:rsidR="006A7173">
        <w:rPr>
          <w:lang w:val="en-GB"/>
        </w:rPr>
        <w:t>TBI</w:t>
      </w:r>
      <w:r w:rsidR="009A20D8">
        <w:rPr>
          <w:lang w:val="en-GB"/>
        </w:rPr>
        <w:t>,</w:t>
      </w:r>
      <w:r w:rsidR="00626D28">
        <w:rPr>
          <w:lang w:val="en-GB"/>
        </w:rPr>
        <w:t xml:space="preserve"> who</w:t>
      </w:r>
      <w:r w:rsidR="00957089">
        <w:rPr>
          <w:lang w:val="en-GB"/>
        </w:rPr>
        <w:t xml:space="preserve"> </w:t>
      </w:r>
      <w:r w:rsidR="001D4CAE">
        <w:rPr>
          <w:lang w:val="en-GB"/>
        </w:rPr>
        <w:t xml:space="preserve">also had a </w:t>
      </w:r>
      <w:r w:rsidR="00295314">
        <w:rPr>
          <w:lang w:val="en-GB"/>
        </w:rPr>
        <w:t xml:space="preserve">GCS&lt;9 </w:t>
      </w:r>
      <w:proofErr w:type="gramStart"/>
      <w:r w:rsidR="00295314">
        <w:rPr>
          <w:lang w:val="en-GB"/>
        </w:rPr>
        <w:t>were</w:t>
      </w:r>
      <w:proofErr w:type="gramEnd"/>
      <w:r w:rsidR="00295314">
        <w:rPr>
          <w:lang w:val="en-GB"/>
        </w:rPr>
        <w:t xml:space="preserve"> </w:t>
      </w:r>
      <w:r w:rsidR="00BE31D1">
        <w:rPr>
          <w:lang w:val="en-GB"/>
        </w:rPr>
        <w:t>counted as BM with TBI. Patients wi</w:t>
      </w:r>
      <w:r w:rsidR="006F0789">
        <w:rPr>
          <w:lang w:val="en-GB"/>
        </w:rPr>
        <w:t xml:space="preserve">th </w:t>
      </w:r>
      <w:r w:rsidR="006C34B0">
        <w:rPr>
          <w:lang w:val="en-GB"/>
        </w:rPr>
        <w:t>TBI</w:t>
      </w:r>
      <w:r w:rsidR="006F0789">
        <w:rPr>
          <w:lang w:val="en-GB"/>
        </w:rPr>
        <w:t xml:space="preserve"> and a GCS </w:t>
      </w:r>
      <w:r w:rsidR="009B1DCE">
        <w:rPr>
          <w:lang w:val="en-GB"/>
        </w:rPr>
        <w:t>&gt;9 was categorised as BM without TBI.</w:t>
      </w:r>
      <w:r w:rsidR="008212C0">
        <w:rPr>
          <w:lang w:val="en-GB"/>
        </w:rPr>
        <w:t xml:space="preserve"> This distinction was made to avoid overlap.</w:t>
      </w:r>
      <w:commentRangeEnd w:id="27"/>
      <w:r w:rsidR="008212C0">
        <w:rPr>
          <w:rStyle w:val="CommentReference"/>
          <w:bCs w:val="0"/>
          <w:lang w:val="sv-SE"/>
        </w:rPr>
        <w:commentReference w:id="27"/>
      </w:r>
    </w:p>
    <w:p w14:paraId="7523BF15" w14:textId="77777777" w:rsidR="001E7465" w:rsidRDefault="001E7465" w:rsidP="00D570EE">
      <w:pPr>
        <w:pStyle w:val="Brdtext1"/>
        <w:rPr>
          <w:lang w:val="en-GB"/>
        </w:rPr>
      </w:pPr>
    </w:p>
    <w:p w14:paraId="53C961B5" w14:textId="3B782044" w:rsidR="00A9160A" w:rsidRDefault="006D3AC1" w:rsidP="00D570EE">
      <w:pPr>
        <w:pStyle w:val="Brdtext1"/>
        <w:rPr>
          <w:lang w:val="en-GB"/>
        </w:rPr>
      </w:pPr>
      <w:r w:rsidRPr="4790DFFC">
        <w:rPr>
          <w:lang w:val="en-GB"/>
        </w:rPr>
        <w:t>Table</w:t>
      </w:r>
      <w:r w:rsidR="00634E35" w:rsidRPr="4790DFFC">
        <w:rPr>
          <w:lang w:val="en-GB"/>
        </w:rPr>
        <w:t xml:space="preserve"> </w:t>
      </w:r>
      <w:r w:rsidR="00856FC9">
        <w:rPr>
          <w:lang w:val="en-GB"/>
        </w:rPr>
        <w:t>2</w:t>
      </w:r>
      <w:r w:rsidR="00B80AF9" w:rsidRPr="4790DFFC">
        <w:rPr>
          <w:lang w:val="en-GB"/>
        </w:rPr>
        <w:t xml:space="preserve">. </w:t>
      </w:r>
      <w:r w:rsidRPr="4790DFFC">
        <w:rPr>
          <w:lang w:val="en-GB"/>
        </w:rPr>
        <w:t>present</w:t>
      </w:r>
      <w:r w:rsidR="00B80AF9" w:rsidRPr="4790DFFC">
        <w:rPr>
          <w:lang w:val="en-GB"/>
        </w:rPr>
        <w:t>s</w:t>
      </w:r>
      <w:r w:rsidR="0055118E" w:rsidRPr="4790DFFC">
        <w:rPr>
          <w:lang w:val="en-GB"/>
        </w:rPr>
        <w:t xml:space="preserve"> the distribution of cohort</w:t>
      </w:r>
      <w:r w:rsidR="00B80AF9" w:rsidRPr="4790DFFC">
        <w:rPr>
          <w:lang w:val="en-GB"/>
        </w:rPr>
        <w:t>s</w:t>
      </w:r>
      <w:r w:rsidR="0055118E" w:rsidRPr="4790DFFC">
        <w:rPr>
          <w:lang w:val="en-GB"/>
        </w:rPr>
        <w:t xml:space="preserve"> and patients demographics across all </w:t>
      </w:r>
      <w:r w:rsidR="00EC61EC" w:rsidRPr="4790DFFC">
        <w:rPr>
          <w:lang w:val="en-GB"/>
        </w:rPr>
        <w:t>seven categories of OFIs</w:t>
      </w:r>
      <w:r w:rsidR="00E86972" w:rsidRPr="4790DFFC">
        <w:rPr>
          <w:lang w:val="en-GB"/>
        </w:rPr>
        <w:t>.</w:t>
      </w:r>
      <w:r w:rsidR="00CD0042" w:rsidRPr="4790DFFC">
        <w:rPr>
          <w:lang w:val="en-GB"/>
        </w:rPr>
        <w:t xml:space="preserve"> </w:t>
      </w:r>
      <w:r w:rsidR="00F7096C" w:rsidRPr="4790DFFC">
        <w:rPr>
          <w:lang w:val="en-GB"/>
        </w:rPr>
        <w:t xml:space="preserve">Overall, </w:t>
      </w:r>
      <w:r w:rsidR="00280B27" w:rsidRPr="4790DFFC">
        <w:rPr>
          <w:lang w:val="en-GB"/>
        </w:rPr>
        <w:t xml:space="preserve">OFIs were identified </w:t>
      </w:r>
      <w:r w:rsidR="00291A40" w:rsidRPr="4790DFFC">
        <w:rPr>
          <w:lang w:val="en-GB"/>
        </w:rPr>
        <w:t>in</w:t>
      </w:r>
      <w:r w:rsidR="00B32022" w:rsidRPr="4790DFFC">
        <w:rPr>
          <w:lang w:val="en-GB"/>
        </w:rPr>
        <w:t xml:space="preserve"> </w:t>
      </w:r>
      <w:r w:rsidR="005F0C43" w:rsidRPr="4790DFFC">
        <w:rPr>
          <w:lang w:val="en-GB"/>
        </w:rPr>
        <w:t>4</w:t>
      </w:r>
      <w:r w:rsidR="00B02D34" w:rsidRPr="4790DFFC">
        <w:rPr>
          <w:lang w:val="en-GB"/>
        </w:rPr>
        <w:t>00</w:t>
      </w:r>
      <w:r w:rsidR="003032B7" w:rsidRPr="4790DFFC">
        <w:rPr>
          <w:lang w:val="en-GB"/>
        </w:rPr>
        <w:t xml:space="preserve"> (</w:t>
      </w:r>
      <w:r w:rsidR="00DD4F4B" w:rsidRPr="4790DFFC">
        <w:rPr>
          <w:lang w:val="en-GB"/>
        </w:rPr>
        <w:t>6</w:t>
      </w:r>
      <w:r w:rsidR="00A04187" w:rsidRPr="4790DFFC">
        <w:rPr>
          <w:lang w:val="en-GB"/>
        </w:rPr>
        <w:t>.</w:t>
      </w:r>
      <w:r w:rsidR="00DD4F4B" w:rsidRPr="4790DFFC">
        <w:rPr>
          <w:lang w:val="en-GB"/>
        </w:rPr>
        <w:t>7</w:t>
      </w:r>
      <w:r w:rsidR="003032B7" w:rsidRPr="4790DFFC">
        <w:rPr>
          <w:lang w:val="en-GB"/>
        </w:rPr>
        <w:t>%)</w:t>
      </w:r>
      <w:r w:rsidR="00280B27" w:rsidRPr="4790DFFC">
        <w:rPr>
          <w:lang w:val="en-GB"/>
        </w:rPr>
        <w:t xml:space="preserve"> of the patient</w:t>
      </w:r>
      <w:r w:rsidR="00891EE8" w:rsidRPr="4790DFFC">
        <w:rPr>
          <w:lang w:val="en-GB"/>
        </w:rPr>
        <w:t xml:space="preserve"> </w:t>
      </w:r>
      <w:r w:rsidR="00835AC1" w:rsidRPr="4790DFFC">
        <w:rPr>
          <w:lang w:val="en-GB"/>
        </w:rPr>
        <w:t xml:space="preserve">cases. </w:t>
      </w:r>
      <w:r w:rsidR="00B232B5" w:rsidRPr="4790DFFC">
        <w:rPr>
          <w:lang w:val="en-GB"/>
        </w:rPr>
        <w:t xml:space="preserve">The most common </w:t>
      </w:r>
      <w:r w:rsidR="005269D4" w:rsidRPr="4790DFFC">
        <w:rPr>
          <w:lang w:val="en-GB"/>
        </w:rPr>
        <w:t xml:space="preserve">was </w:t>
      </w:r>
      <w:r w:rsidR="00BE55DD" w:rsidRPr="4790DFFC">
        <w:rPr>
          <w:lang w:val="en-GB"/>
        </w:rPr>
        <w:t>error in judgemen</w:t>
      </w:r>
      <w:r w:rsidR="00DB127A" w:rsidRPr="4790DFFC">
        <w:rPr>
          <w:lang w:val="en-GB"/>
        </w:rPr>
        <w:t>t</w:t>
      </w:r>
      <w:r w:rsidR="000B7C62" w:rsidRPr="4790DFFC">
        <w:rPr>
          <w:lang w:val="en-GB"/>
        </w:rPr>
        <w:t xml:space="preserve">, </w:t>
      </w:r>
      <w:r w:rsidR="003B298F" w:rsidRPr="4790DFFC">
        <w:rPr>
          <w:lang w:val="en-GB"/>
        </w:rPr>
        <w:t>1</w:t>
      </w:r>
      <w:r w:rsidR="00653A67" w:rsidRPr="4790DFFC">
        <w:rPr>
          <w:lang w:val="en-GB"/>
        </w:rPr>
        <w:t>36</w:t>
      </w:r>
      <w:r w:rsidR="000B7C62" w:rsidRPr="4790DFFC">
        <w:rPr>
          <w:lang w:val="en-GB"/>
        </w:rPr>
        <w:t xml:space="preserve"> (</w:t>
      </w:r>
      <w:r w:rsidR="001A7A81" w:rsidRPr="4790DFFC">
        <w:rPr>
          <w:lang w:val="en-GB"/>
        </w:rPr>
        <w:t>3</w:t>
      </w:r>
      <w:r w:rsidR="001D4CAE" w:rsidRPr="4790DFFC">
        <w:rPr>
          <w:lang w:val="en-GB"/>
        </w:rPr>
        <w:t>4</w:t>
      </w:r>
      <w:r w:rsidR="001A7A81" w:rsidRPr="4790DFFC">
        <w:rPr>
          <w:lang w:val="en-GB"/>
        </w:rPr>
        <w:t xml:space="preserve">%). </w:t>
      </w:r>
      <w:r w:rsidR="00532EC2">
        <w:rPr>
          <w:lang w:val="en-GB"/>
        </w:rPr>
        <w:t>Technical error was least common, detected in</w:t>
      </w:r>
      <w:r w:rsidR="00663B64">
        <w:rPr>
          <w:lang w:val="en-GB"/>
        </w:rPr>
        <w:t xml:space="preserve"> 34 (</w:t>
      </w:r>
      <w:r w:rsidR="003C22DA">
        <w:rPr>
          <w:lang w:val="en-GB"/>
        </w:rPr>
        <w:t xml:space="preserve">8.5%) of all </w:t>
      </w:r>
      <w:r w:rsidR="006B6C83">
        <w:rPr>
          <w:lang w:val="en-GB"/>
        </w:rPr>
        <w:t xml:space="preserve">cases of OFI. </w:t>
      </w:r>
      <w:r w:rsidR="00532EC2">
        <w:rPr>
          <w:lang w:val="en-GB"/>
        </w:rPr>
        <w:t xml:space="preserve"> </w:t>
      </w:r>
      <w:r w:rsidR="00B112ED" w:rsidRPr="4790DFFC">
        <w:rPr>
          <w:lang w:val="en-GB"/>
        </w:rPr>
        <w:t xml:space="preserve">Of </w:t>
      </w:r>
      <w:r w:rsidR="00C52FFE" w:rsidRPr="4790DFFC">
        <w:rPr>
          <w:lang w:val="en-GB"/>
        </w:rPr>
        <w:t>508 deaths that occurred within 30 days of trauma, 25</w:t>
      </w:r>
      <w:r w:rsidR="00A04187" w:rsidRPr="4790DFFC">
        <w:rPr>
          <w:lang w:val="en-GB"/>
        </w:rPr>
        <w:t xml:space="preserve"> (4.9%)</w:t>
      </w:r>
      <w:r w:rsidR="00C52FFE" w:rsidRPr="4790DFFC">
        <w:rPr>
          <w:lang w:val="en-GB"/>
        </w:rPr>
        <w:t xml:space="preserve"> </w:t>
      </w:r>
      <w:r w:rsidR="5A64BC16" w:rsidRPr="4790DFFC">
        <w:rPr>
          <w:lang w:val="en-GB"/>
        </w:rPr>
        <w:t>were deemed</w:t>
      </w:r>
      <w:ins w:id="28" w:author="Jonatan Attergrim" w:date="2023-04-25T18:03:00Z">
        <w:r w:rsidR="00F80DC6">
          <w:rPr>
            <w:lang w:val="en-GB"/>
          </w:rPr>
          <w:t xml:space="preserve"> possibly preventable or</w:t>
        </w:r>
      </w:ins>
      <w:r w:rsidR="5A64BC16" w:rsidRPr="4790DFFC">
        <w:rPr>
          <w:lang w:val="en-GB"/>
        </w:rPr>
        <w:t xml:space="preserve"> </w:t>
      </w:r>
      <w:r w:rsidR="00C52FFE" w:rsidRPr="4790DFFC">
        <w:rPr>
          <w:lang w:val="en-GB"/>
        </w:rPr>
        <w:t>preventable</w:t>
      </w:r>
      <w:r w:rsidR="00DD3B43" w:rsidRPr="4790DFFC">
        <w:rPr>
          <w:lang w:val="en-GB"/>
        </w:rPr>
        <w:t xml:space="preserve">. </w:t>
      </w:r>
      <w:r w:rsidR="0027221A" w:rsidRPr="4790DFFC">
        <w:rPr>
          <w:lang w:val="en-GB"/>
        </w:rPr>
        <w:t>Median age for preventable death was</w:t>
      </w:r>
      <w:r w:rsidR="006627B9" w:rsidRPr="4790DFFC">
        <w:rPr>
          <w:lang w:val="en-GB"/>
        </w:rPr>
        <w:t xml:space="preserve"> 69</w:t>
      </w:r>
      <w:r w:rsidR="00FC7010" w:rsidRPr="4790DFFC">
        <w:rPr>
          <w:lang w:val="en-GB"/>
        </w:rPr>
        <w:t>, which was higher than for other OFIs.</w:t>
      </w:r>
      <w:r w:rsidR="001B78BA" w:rsidRPr="4790DFFC">
        <w:rPr>
          <w:lang w:val="en-GB"/>
        </w:rPr>
        <w:t xml:space="preserve"> </w:t>
      </w:r>
      <w:commentRangeStart w:id="29"/>
      <w:r w:rsidR="00420A71" w:rsidRPr="4790DFFC">
        <w:rPr>
          <w:lang w:val="en-GB"/>
        </w:rPr>
        <w:t xml:space="preserve">One </w:t>
      </w:r>
      <w:r w:rsidR="001B78BA" w:rsidRPr="4790DFFC">
        <w:rPr>
          <w:lang w:val="en-GB"/>
        </w:rPr>
        <w:t xml:space="preserve">possible explanation is higher overall </w:t>
      </w:r>
      <w:r w:rsidR="00352768">
        <w:rPr>
          <w:lang w:val="en-GB"/>
        </w:rPr>
        <w:t>mortality</w:t>
      </w:r>
      <w:r w:rsidR="001B78BA" w:rsidRPr="4790DFFC">
        <w:rPr>
          <w:lang w:val="en-GB"/>
        </w:rPr>
        <w:t xml:space="preserve"> </w:t>
      </w:r>
      <w:r w:rsidR="00420A71" w:rsidRPr="4790DFFC">
        <w:rPr>
          <w:lang w:val="en-GB"/>
        </w:rPr>
        <w:t>among</w:t>
      </w:r>
      <w:r w:rsidR="00514482" w:rsidRPr="4790DFFC">
        <w:rPr>
          <w:lang w:val="en-GB"/>
        </w:rPr>
        <w:t xml:space="preserve"> older patients.</w:t>
      </w:r>
      <w:r w:rsidR="00F855A4" w:rsidRPr="4790DFFC">
        <w:rPr>
          <w:lang w:val="en-GB"/>
        </w:rPr>
        <w:t xml:space="preserve"> </w:t>
      </w:r>
      <w:r w:rsidR="00556051" w:rsidRPr="4790DFFC">
        <w:rPr>
          <w:lang w:val="en-GB"/>
        </w:rPr>
        <w:t xml:space="preserve">Gender distribution was equal across all OFIs. </w:t>
      </w:r>
      <w:commentRangeEnd w:id="29"/>
      <w:r w:rsidR="00F80DC6">
        <w:rPr>
          <w:rStyle w:val="CommentReference"/>
          <w:bCs w:val="0"/>
          <w:lang w:val="sv-SE"/>
        </w:rPr>
        <w:commentReference w:id="29"/>
      </w:r>
    </w:p>
    <w:p w14:paraId="3ED77A2B" w14:textId="77777777" w:rsidR="00EE54BF" w:rsidRDefault="00EE54BF" w:rsidP="00D570EE">
      <w:pPr>
        <w:pStyle w:val="Brdtext1"/>
        <w:rPr>
          <w:lang w:val="en-GB"/>
        </w:rPr>
      </w:pPr>
    </w:p>
    <w:p w14:paraId="77FB7F74" w14:textId="3D3CD2E6" w:rsidR="00EE54BF" w:rsidRDefault="00EE54BF" w:rsidP="00D570EE">
      <w:pPr>
        <w:pStyle w:val="Brdtext1"/>
        <w:rPr>
          <w:lang w:val="en-GB"/>
        </w:rPr>
      </w:pPr>
    </w:p>
    <w:p w14:paraId="6381C116" w14:textId="77777777" w:rsidR="008D679A" w:rsidRDefault="008D679A" w:rsidP="00D570EE">
      <w:pPr>
        <w:pStyle w:val="Brdtext1"/>
        <w:rPr>
          <w:lang w:val="en-GB"/>
        </w:rPr>
      </w:pPr>
    </w:p>
    <w:p w14:paraId="01CA3602" w14:textId="32C0C0BA" w:rsidR="009D00B6" w:rsidRPr="003F7195" w:rsidRDefault="00CA21BF" w:rsidP="00D124E5">
      <w:pPr>
        <w:pStyle w:val="Brdtext1"/>
        <w:rPr>
          <w:lang w:val="en-GB"/>
        </w:rPr>
      </w:pPr>
      <w:r w:rsidRPr="4790DFFC">
        <w:rPr>
          <w:lang w:val="en-GB"/>
        </w:rPr>
        <w:lastRenderedPageBreak/>
        <w:t>Table</w:t>
      </w:r>
      <w:r w:rsidR="00E5301C" w:rsidRPr="4790DFFC">
        <w:rPr>
          <w:lang w:val="en-GB"/>
        </w:rPr>
        <w:t xml:space="preserve"> </w:t>
      </w:r>
      <w:r w:rsidR="00EE54BF" w:rsidRPr="4790DFFC">
        <w:rPr>
          <w:lang w:val="en-GB"/>
        </w:rPr>
        <w:t>4</w:t>
      </w:r>
      <w:r w:rsidR="009E5674">
        <w:rPr>
          <w:lang w:val="en-GB"/>
        </w:rPr>
        <w:t>.</w:t>
      </w:r>
      <w:r w:rsidR="00E5301C" w:rsidRPr="4790DFFC">
        <w:rPr>
          <w:b/>
          <w:lang w:val="en-GB"/>
        </w:rPr>
        <w:t xml:space="preserve"> s</w:t>
      </w:r>
      <w:r w:rsidRPr="4790DFFC">
        <w:rPr>
          <w:lang w:val="en-GB"/>
        </w:rPr>
        <w:t>how</w:t>
      </w:r>
      <w:r w:rsidR="00D124E5">
        <w:rPr>
          <w:lang w:val="en-GB"/>
        </w:rPr>
        <w:t>s</w:t>
      </w:r>
      <w:r w:rsidR="0067577C" w:rsidRPr="4790DFFC">
        <w:rPr>
          <w:lang w:val="en-GB"/>
        </w:rPr>
        <w:t xml:space="preserve"> </w:t>
      </w:r>
      <w:r w:rsidRPr="4790DFFC">
        <w:rPr>
          <w:lang w:val="en-GB"/>
        </w:rPr>
        <w:t>the</w:t>
      </w:r>
      <w:r w:rsidR="00581370" w:rsidRPr="4790DFFC">
        <w:rPr>
          <w:lang w:val="en-GB"/>
        </w:rPr>
        <w:t xml:space="preserve"> </w:t>
      </w:r>
      <w:r w:rsidR="005F18AA">
        <w:rPr>
          <w:lang w:val="en-GB"/>
        </w:rPr>
        <w:t xml:space="preserve">unadjusted </w:t>
      </w:r>
      <w:r w:rsidR="00816584" w:rsidRPr="4790DFFC">
        <w:rPr>
          <w:lang w:val="en-GB"/>
        </w:rPr>
        <w:t>odd ratio</w:t>
      </w:r>
      <w:r w:rsidR="0067577C" w:rsidRPr="4790DFFC">
        <w:rPr>
          <w:lang w:val="en-GB"/>
        </w:rPr>
        <w:t>s</w:t>
      </w:r>
      <w:r w:rsidR="00816584" w:rsidRPr="4790DFFC">
        <w:rPr>
          <w:lang w:val="en-GB"/>
        </w:rPr>
        <w:t xml:space="preserve"> (</w:t>
      </w:r>
      <w:r w:rsidR="00581370" w:rsidRPr="4790DFFC">
        <w:rPr>
          <w:lang w:val="en-GB"/>
        </w:rPr>
        <w:t>OR</w:t>
      </w:r>
      <w:r w:rsidR="00816584" w:rsidRPr="4790DFFC">
        <w:rPr>
          <w:lang w:val="en-GB"/>
        </w:rPr>
        <w:t>)</w:t>
      </w:r>
      <w:r w:rsidR="00581370" w:rsidRPr="4790DFFC">
        <w:rPr>
          <w:lang w:val="en-GB"/>
        </w:rPr>
        <w:t xml:space="preserve"> </w:t>
      </w:r>
      <w:r w:rsidR="00083628" w:rsidRPr="4790DFFC">
        <w:rPr>
          <w:lang w:val="en-GB"/>
        </w:rPr>
        <w:t>for each patient cohort and catego</w:t>
      </w:r>
      <w:r w:rsidR="00A05DEC" w:rsidRPr="4790DFFC">
        <w:rPr>
          <w:lang w:val="en-GB"/>
        </w:rPr>
        <w:t xml:space="preserve">ry of OFI </w:t>
      </w:r>
      <w:r w:rsidR="00CC4DC8" w:rsidRPr="4790DFFC">
        <w:rPr>
          <w:lang w:val="en-GB"/>
        </w:rPr>
        <w:t xml:space="preserve">compared with </w:t>
      </w:r>
      <w:r w:rsidR="005F18AA">
        <w:rPr>
          <w:lang w:val="en-GB"/>
        </w:rPr>
        <w:t xml:space="preserve">the </w:t>
      </w:r>
      <w:r w:rsidR="00E079DC" w:rsidRPr="4790DFFC">
        <w:rPr>
          <w:lang w:val="en-GB"/>
        </w:rPr>
        <w:t>“</w:t>
      </w:r>
      <w:r w:rsidR="00CC4DC8" w:rsidRPr="4790DFFC">
        <w:rPr>
          <w:lang w:val="en-GB"/>
        </w:rPr>
        <w:t>other cohort</w:t>
      </w:r>
      <w:r w:rsidR="00E079DC" w:rsidRPr="4790DFFC">
        <w:rPr>
          <w:lang w:val="en-GB"/>
        </w:rPr>
        <w:t>”</w:t>
      </w:r>
      <w:r w:rsidR="00CC4DC8" w:rsidRPr="4790DFFC">
        <w:rPr>
          <w:lang w:val="en-GB"/>
        </w:rPr>
        <w:t xml:space="preserve"> having no OFI</w:t>
      </w:r>
      <w:r w:rsidR="00E079DC" w:rsidRPr="4790DFFC">
        <w:rPr>
          <w:lang w:val="en-GB"/>
        </w:rPr>
        <w:t>.</w:t>
      </w:r>
      <w:r w:rsidR="00756930" w:rsidRPr="4790DFFC">
        <w:rPr>
          <w:lang w:val="en-GB"/>
        </w:rPr>
        <w:t xml:space="preserve"> </w:t>
      </w:r>
      <w:r w:rsidR="006102C8" w:rsidRPr="4790DFFC">
        <w:rPr>
          <w:lang w:val="en-GB"/>
        </w:rPr>
        <w:t>The</w:t>
      </w:r>
      <w:r w:rsidR="00150324" w:rsidRPr="4790DFFC">
        <w:rPr>
          <w:lang w:val="en-GB"/>
        </w:rPr>
        <w:t xml:space="preserve"> cohort </w:t>
      </w:r>
      <w:r w:rsidR="001C4A05" w:rsidRPr="4790DFFC">
        <w:rPr>
          <w:lang w:val="en-GB"/>
        </w:rPr>
        <w:t>that stood out was</w:t>
      </w:r>
      <w:r w:rsidR="00686AC7" w:rsidRPr="4790DFFC">
        <w:rPr>
          <w:lang w:val="en-GB"/>
        </w:rPr>
        <w:t xml:space="preserve"> </w:t>
      </w:r>
      <w:r w:rsidR="00701031" w:rsidRPr="4790DFFC">
        <w:rPr>
          <w:lang w:val="en-GB"/>
        </w:rPr>
        <w:t>BM</w:t>
      </w:r>
      <w:r w:rsidR="00686AC7" w:rsidRPr="4790DFFC">
        <w:rPr>
          <w:lang w:val="en-GB"/>
        </w:rPr>
        <w:t xml:space="preserve"> without TBI, which was</w:t>
      </w:r>
      <w:r w:rsidR="0070108C" w:rsidRPr="4790DFFC">
        <w:rPr>
          <w:lang w:val="en-GB"/>
        </w:rPr>
        <w:t xml:space="preserve"> </w:t>
      </w:r>
      <w:r w:rsidR="009770F5" w:rsidRPr="4790DFFC">
        <w:rPr>
          <w:lang w:val="en-GB"/>
        </w:rPr>
        <w:t>significantly more</w:t>
      </w:r>
      <w:r w:rsidR="00057323" w:rsidRPr="4790DFFC">
        <w:rPr>
          <w:lang w:val="en-GB"/>
        </w:rPr>
        <w:t xml:space="preserve"> likely to have any category of OFI</w:t>
      </w:r>
      <w:r w:rsidR="002838E2" w:rsidRPr="4790DFFC">
        <w:rPr>
          <w:lang w:val="en-GB"/>
        </w:rPr>
        <w:t xml:space="preserve"> than other cohort having no OFI.</w:t>
      </w:r>
      <w:r w:rsidR="00D37D96" w:rsidRPr="4790DFFC">
        <w:rPr>
          <w:lang w:val="en-GB"/>
        </w:rPr>
        <w:t xml:space="preserve"> </w:t>
      </w:r>
      <w:r w:rsidR="154A551F" w:rsidRPr="4790DFFC">
        <w:rPr>
          <w:lang w:val="en-GB"/>
        </w:rPr>
        <w:t>Of 498</w:t>
      </w:r>
      <w:r w:rsidR="3826F11E" w:rsidRPr="4790DFFC">
        <w:rPr>
          <w:lang w:val="en-GB"/>
        </w:rPr>
        <w:t xml:space="preserve"> patients with </w:t>
      </w:r>
      <w:r w:rsidR="00D37D96" w:rsidRPr="4790DFFC">
        <w:rPr>
          <w:lang w:val="en-GB"/>
        </w:rPr>
        <w:t>MB without TBI</w:t>
      </w:r>
      <w:r w:rsidR="00E5C25E" w:rsidRPr="4790DFFC">
        <w:rPr>
          <w:lang w:val="en-GB"/>
        </w:rPr>
        <w:t>, 42</w:t>
      </w:r>
      <w:r w:rsidR="00D37D96" w:rsidRPr="4790DFFC">
        <w:rPr>
          <w:lang w:val="en-GB"/>
        </w:rPr>
        <w:t xml:space="preserve"> </w:t>
      </w:r>
      <w:r w:rsidR="00F77792" w:rsidRPr="4790DFFC">
        <w:rPr>
          <w:lang w:val="en-GB"/>
        </w:rPr>
        <w:t xml:space="preserve">had </w:t>
      </w:r>
      <w:r w:rsidR="211D56BD" w:rsidRPr="4790DFFC">
        <w:rPr>
          <w:lang w:val="en-GB"/>
        </w:rPr>
        <w:t>an error in judgement (</w:t>
      </w:r>
      <w:r w:rsidR="005F18AA">
        <w:rPr>
          <w:lang w:val="en-GB"/>
        </w:rPr>
        <w:t>T</w:t>
      </w:r>
      <w:r w:rsidR="211D56BD" w:rsidRPr="4790DFFC">
        <w:rPr>
          <w:lang w:val="en-GB"/>
        </w:rPr>
        <w:t xml:space="preserve">able 3.) and an </w:t>
      </w:r>
      <w:r w:rsidR="001445A0">
        <w:rPr>
          <w:lang w:val="en-GB"/>
        </w:rPr>
        <w:t>(</w:t>
      </w:r>
      <w:r w:rsidR="211D56BD" w:rsidRPr="4790DFFC">
        <w:rPr>
          <w:lang w:val="en-GB"/>
        </w:rPr>
        <w:t>OR</w:t>
      </w:r>
      <w:r w:rsidR="00F77792" w:rsidRPr="4790DFFC">
        <w:rPr>
          <w:lang w:val="en-GB"/>
        </w:rPr>
        <w:t xml:space="preserve"> </w:t>
      </w:r>
      <w:r w:rsidR="00092874" w:rsidRPr="4790DFFC">
        <w:rPr>
          <w:lang w:val="en-GB"/>
        </w:rPr>
        <w:t>6.48</w:t>
      </w:r>
      <w:r w:rsidR="001445A0">
        <w:rPr>
          <w:lang w:val="en-GB"/>
        </w:rPr>
        <w:t xml:space="preserve">, </w:t>
      </w:r>
      <w:r w:rsidR="00F23E8D">
        <w:rPr>
          <w:lang w:val="en-GB"/>
        </w:rPr>
        <w:t xml:space="preserve">95% CI </w:t>
      </w:r>
      <w:r w:rsidR="006B7206">
        <w:rPr>
          <w:lang w:val="en-GB"/>
        </w:rPr>
        <w:t>4.</w:t>
      </w:r>
      <w:r w:rsidR="000E1C2D">
        <w:rPr>
          <w:lang w:val="en-GB"/>
        </w:rPr>
        <w:t>38-</w:t>
      </w:r>
      <w:r w:rsidR="00906979">
        <w:rPr>
          <w:lang w:val="en-GB"/>
        </w:rPr>
        <w:t>9.60, p</w:t>
      </w:r>
      <w:r w:rsidR="00E50AC0">
        <w:rPr>
          <w:lang w:val="en-GB"/>
        </w:rPr>
        <w:t>-value &lt;0.001)</w:t>
      </w:r>
      <w:r w:rsidR="006C298B" w:rsidRPr="4790DFFC">
        <w:rPr>
          <w:lang w:val="en-GB"/>
        </w:rPr>
        <w:t xml:space="preserve"> </w:t>
      </w:r>
      <w:r w:rsidR="7F6E956F" w:rsidRPr="4790DFFC">
        <w:rPr>
          <w:lang w:val="en-GB"/>
        </w:rPr>
        <w:t>The cohort was also about 4</w:t>
      </w:r>
      <w:r w:rsidR="00B92F2E" w:rsidRPr="4790DFFC">
        <w:rPr>
          <w:lang w:val="en-GB"/>
        </w:rPr>
        <w:t xml:space="preserve"> times </w:t>
      </w:r>
      <w:r w:rsidR="121E267A" w:rsidRPr="4790DFFC">
        <w:rPr>
          <w:lang w:val="en-GB"/>
        </w:rPr>
        <w:t>more likely to have</w:t>
      </w:r>
      <w:r w:rsidR="00B92F2E" w:rsidRPr="4790DFFC">
        <w:rPr>
          <w:lang w:val="en-GB"/>
        </w:rPr>
        <w:t xml:space="preserve"> </w:t>
      </w:r>
      <w:r w:rsidR="00E836FE" w:rsidRPr="4790DFFC">
        <w:rPr>
          <w:lang w:val="en-GB"/>
        </w:rPr>
        <w:t>delays</w:t>
      </w:r>
      <w:r w:rsidR="00DF57EE">
        <w:rPr>
          <w:lang w:val="en-GB"/>
        </w:rPr>
        <w:t xml:space="preserve"> (</w:t>
      </w:r>
      <w:r w:rsidR="00DF57EE" w:rsidRPr="4790DFFC">
        <w:rPr>
          <w:lang w:val="en-GB"/>
        </w:rPr>
        <w:t xml:space="preserve">OR </w:t>
      </w:r>
      <w:r w:rsidR="00DF57EE">
        <w:rPr>
          <w:lang w:val="en-GB"/>
        </w:rPr>
        <w:t xml:space="preserve">4.15, 95% CI </w:t>
      </w:r>
      <w:r w:rsidR="00D317A9">
        <w:rPr>
          <w:lang w:val="en-GB"/>
        </w:rPr>
        <w:t>1.84</w:t>
      </w:r>
      <w:r w:rsidR="00DF57EE">
        <w:rPr>
          <w:lang w:val="en-GB"/>
        </w:rPr>
        <w:t>-9</w:t>
      </w:r>
      <w:r w:rsidR="00D317A9">
        <w:rPr>
          <w:lang w:val="en-GB"/>
        </w:rPr>
        <w:t>.39</w:t>
      </w:r>
      <w:r w:rsidR="00DF57EE">
        <w:rPr>
          <w:lang w:val="en-GB"/>
        </w:rPr>
        <w:t>, p-value &lt;0.001)</w:t>
      </w:r>
      <w:r w:rsidR="006F3570" w:rsidRPr="4790DFFC">
        <w:rPr>
          <w:lang w:val="en-GB"/>
        </w:rPr>
        <w:t>, technical issues</w:t>
      </w:r>
      <w:r w:rsidR="00DF7953">
        <w:rPr>
          <w:lang w:val="en-GB"/>
        </w:rPr>
        <w:t xml:space="preserve"> (</w:t>
      </w:r>
      <w:r w:rsidR="00DF7953" w:rsidRPr="4790DFFC">
        <w:rPr>
          <w:lang w:val="en-GB"/>
        </w:rPr>
        <w:t xml:space="preserve">OR </w:t>
      </w:r>
      <w:r w:rsidR="00DF7953">
        <w:rPr>
          <w:lang w:val="en-GB"/>
        </w:rPr>
        <w:t xml:space="preserve">3.81, 95% CI </w:t>
      </w:r>
      <w:r w:rsidR="00B14EED">
        <w:rPr>
          <w:lang w:val="en-GB"/>
        </w:rPr>
        <w:t>1.61</w:t>
      </w:r>
      <w:r w:rsidR="00DF7953">
        <w:rPr>
          <w:lang w:val="en-GB"/>
        </w:rPr>
        <w:t>-</w:t>
      </w:r>
      <w:r w:rsidR="00B14EED">
        <w:rPr>
          <w:lang w:val="en-GB"/>
        </w:rPr>
        <w:t>9.01</w:t>
      </w:r>
      <w:r w:rsidR="00DF7953">
        <w:rPr>
          <w:lang w:val="en-GB"/>
        </w:rPr>
        <w:t xml:space="preserve">, p-value </w:t>
      </w:r>
      <w:r w:rsidR="00B14EED">
        <w:rPr>
          <w:lang w:val="en-GB"/>
        </w:rPr>
        <w:t>0</w:t>
      </w:r>
      <w:r w:rsidR="00DF7953">
        <w:rPr>
          <w:lang w:val="en-GB"/>
        </w:rPr>
        <w:t>.00</w:t>
      </w:r>
      <w:r w:rsidR="00B14EED">
        <w:rPr>
          <w:lang w:val="en-GB"/>
        </w:rPr>
        <w:t>2</w:t>
      </w:r>
      <w:r w:rsidR="00DF7953">
        <w:rPr>
          <w:lang w:val="en-GB"/>
        </w:rPr>
        <w:t>)</w:t>
      </w:r>
      <w:r w:rsidR="00DF7953" w:rsidRPr="4790DFFC">
        <w:rPr>
          <w:lang w:val="en-GB"/>
        </w:rPr>
        <w:t xml:space="preserve"> </w:t>
      </w:r>
      <w:r w:rsidR="00E836FE" w:rsidRPr="4790DFFC">
        <w:rPr>
          <w:lang w:val="en-GB"/>
        </w:rPr>
        <w:t xml:space="preserve"> and other OFIs </w:t>
      </w:r>
      <w:r w:rsidR="00625DC1" w:rsidRPr="4790DFFC">
        <w:rPr>
          <w:lang w:val="en-GB"/>
        </w:rPr>
        <w:t xml:space="preserve">such as </w:t>
      </w:r>
      <w:r w:rsidR="00C36C41" w:rsidRPr="4790DFFC">
        <w:rPr>
          <w:lang w:val="en-GB"/>
        </w:rPr>
        <w:t>faults</w:t>
      </w:r>
      <w:r w:rsidR="00657F0C" w:rsidRPr="4790DFFC">
        <w:rPr>
          <w:lang w:val="en-GB"/>
        </w:rPr>
        <w:t xml:space="preserve"> in communication, </w:t>
      </w:r>
      <w:r w:rsidR="0012140C" w:rsidRPr="4790DFFC">
        <w:rPr>
          <w:lang w:val="en-GB"/>
        </w:rPr>
        <w:t>documentation,</w:t>
      </w:r>
      <w:r w:rsidR="00657F0C" w:rsidRPr="4790DFFC">
        <w:rPr>
          <w:lang w:val="en-GB"/>
        </w:rPr>
        <w:t xml:space="preserve"> or </w:t>
      </w:r>
      <w:r w:rsidR="001907EA" w:rsidRPr="4790DFFC">
        <w:rPr>
          <w:lang w:val="en-GB"/>
        </w:rPr>
        <w:t>resources</w:t>
      </w:r>
      <w:r w:rsidR="00B14EED">
        <w:rPr>
          <w:lang w:val="en-GB"/>
        </w:rPr>
        <w:t xml:space="preserve"> (</w:t>
      </w:r>
      <w:r w:rsidR="00B14EED" w:rsidRPr="4790DFFC">
        <w:rPr>
          <w:lang w:val="en-GB"/>
        </w:rPr>
        <w:t xml:space="preserve">OR </w:t>
      </w:r>
      <w:r w:rsidR="00223F8F">
        <w:rPr>
          <w:lang w:val="en-GB"/>
        </w:rPr>
        <w:t>4.33</w:t>
      </w:r>
      <w:r w:rsidR="00B14EED">
        <w:rPr>
          <w:lang w:val="en-GB"/>
        </w:rPr>
        <w:t xml:space="preserve">, 95% CI </w:t>
      </w:r>
      <w:r w:rsidR="00223F8F">
        <w:rPr>
          <w:lang w:val="en-GB"/>
        </w:rPr>
        <w:t>2.70</w:t>
      </w:r>
      <w:r w:rsidR="00B14EED">
        <w:rPr>
          <w:lang w:val="en-GB"/>
        </w:rPr>
        <w:t>-</w:t>
      </w:r>
      <w:r w:rsidR="00223F8F">
        <w:rPr>
          <w:lang w:val="en-GB"/>
        </w:rPr>
        <w:t>6.93</w:t>
      </w:r>
      <w:r w:rsidR="00B14EED">
        <w:rPr>
          <w:lang w:val="en-GB"/>
        </w:rPr>
        <w:t>, p-value &lt;0.001)</w:t>
      </w:r>
      <w:r w:rsidR="001907EA" w:rsidRPr="4790DFFC">
        <w:rPr>
          <w:lang w:val="en-GB"/>
        </w:rPr>
        <w:t>.</w:t>
      </w:r>
      <w:r w:rsidR="006F3570" w:rsidRPr="4790DFFC">
        <w:rPr>
          <w:lang w:val="en-GB"/>
        </w:rPr>
        <w:t xml:space="preserve"> </w:t>
      </w:r>
      <w:r w:rsidR="00AE4B88">
        <w:rPr>
          <w:lang w:val="en-GB"/>
        </w:rPr>
        <w:t xml:space="preserve">The association </w:t>
      </w:r>
      <w:r w:rsidR="00A917F7">
        <w:rPr>
          <w:lang w:val="en-GB"/>
        </w:rPr>
        <w:t>to preventable death was (</w:t>
      </w:r>
      <w:r w:rsidR="00A917F7" w:rsidRPr="4790DFFC">
        <w:rPr>
          <w:lang w:val="en-GB"/>
        </w:rPr>
        <w:t>OR 6.</w:t>
      </w:r>
      <w:r w:rsidR="0043273B">
        <w:rPr>
          <w:lang w:val="en-GB"/>
        </w:rPr>
        <w:t>23</w:t>
      </w:r>
      <w:r w:rsidR="00A917F7">
        <w:rPr>
          <w:lang w:val="en-GB"/>
        </w:rPr>
        <w:t xml:space="preserve">, 95% CI </w:t>
      </w:r>
      <w:r w:rsidR="00D07667">
        <w:rPr>
          <w:lang w:val="en-GB"/>
        </w:rPr>
        <w:t>2.29</w:t>
      </w:r>
      <w:r w:rsidR="00A917F7">
        <w:rPr>
          <w:lang w:val="en-GB"/>
        </w:rPr>
        <w:t>-</w:t>
      </w:r>
      <w:r w:rsidR="00D07667">
        <w:rPr>
          <w:lang w:val="en-GB"/>
        </w:rPr>
        <w:t>16.19</w:t>
      </w:r>
      <w:r w:rsidR="00A917F7">
        <w:rPr>
          <w:lang w:val="en-GB"/>
        </w:rPr>
        <w:t>, p-value &lt;0.001)</w:t>
      </w:r>
    </w:p>
    <w:p w14:paraId="500393F7" w14:textId="77777777" w:rsidR="00C03E95" w:rsidRDefault="00C03E95" w:rsidP="00D570EE">
      <w:pPr>
        <w:pStyle w:val="Brdtext1"/>
        <w:rPr>
          <w:lang w:val="en-GB"/>
        </w:rPr>
      </w:pPr>
    </w:p>
    <w:p w14:paraId="599B2108" w14:textId="0F63E104" w:rsidR="00000DE3" w:rsidRDefault="00EF7AC5" w:rsidP="00D570EE">
      <w:pPr>
        <w:pStyle w:val="Brdtext1"/>
        <w:rPr>
          <w:lang w:val="en-GB"/>
        </w:rPr>
      </w:pPr>
      <w:r w:rsidRPr="4790DFFC">
        <w:rPr>
          <w:lang w:val="en-GB"/>
        </w:rPr>
        <w:t xml:space="preserve">BM with TBI had less significant results. </w:t>
      </w:r>
      <w:r w:rsidR="00BD5E50">
        <w:rPr>
          <w:lang w:val="en-GB"/>
        </w:rPr>
        <w:t xml:space="preserve">Most </w:t>
      </w:r>
      <w:r w:rsidR="00E0767F">
        <w:rPr>
          <w:lang w:val="en-GB"/>
        </w:rPr>
        <w:t>substantial</w:t>
      </w:r>
      <w:r w:rsidR="00BD5E50">
        <w:rPr>
          <w:lang w:val="en-GB"/>
        </w:rPr>
        <w:t xml:space="preserve"> was</w:t>
      </w:r>
      <w:r w:rsidR="00463B1B" w:rsidRPr="4790DFFC">
        <w:rPr>
          <w:lang w:val="en-GB"/>
        </w:rPr>
        <w:t xml:space="preserve"> </w:t>
      </w:r>
      <w:r w:rsidR="00097CEE" w:rsidRPr="4790DFFC">
        <w:rPr>
          <w:lang w:val="en-GB"/>
        </w:rPr>
        <w:t>high risk of</w:t>
      </w:r>
      <w:r w:rsidR="00280955" w:rsidRPr="4790DFFC">
        <w:rPr>
          <w:lang w:val="en-GB"/>
        </w:rPr>
        <w:t xml:space="preserve"> preventable deaths</w:t>
      </w:r>
      <w:r w:rsidR="00097CEE" w:rsidRPr="4790DFFC">
        <w:rPr>
          <w:lang w:val="en-GB"/>
        </w:rPr>
        <w:t xml:space="preserve"> </w:t>
      </w:r>
      <w:r w:rsidR="00D07667">
        <w:rPr>
          <w:lang w:val="en-GB"/>
        </w:rPr>
        <w:t>(</w:t>
      </w:r>
      <w:r w:rsidR="00D07667" w:rsidRPr="4790DFFC">
        <w:rPr>
          <w:lang w:val="en-GB"/>
        </w:rPr>
        <w:t xml:space="preserve">OR </w:t>
      </w:r>
      <w:r w:rsidR="00D07667">
        <w:rPr>
          <w:lang w:val="en-GB"/>
        </w:rPr>
        <w:t xml:space="preserve">7.25, 95% CI </w:t>
      </w:r>
      <w:r w:rsidR="00EF4A16">
        <w:rPr>
          <w:lang w:val="en-GB"/>
        </w:rPr>
        <w:t>2.00</w:t>
      </w:r>
      <w:r w:rsidR="00D07667">
        <w:rPr>
          <w:lang w:val="en-GB"/>
        </w:rPr>
        <w:t>-</w:t>
      </w:r>
      <w:r w:rsidR="00EF4A16">
        <w:rPr>
          <w:lang w:val="en-GB"/>
        </w:rPr>
        <w:t>26.2,</w:t>
      </w:r>
      <w:r w:rsidR="00D07667">
        <w:rPr>
          <w:lang w:val="en-GB"/>
        </w:rPr>
        <w:t xml:space="preserve"> p-value 0.00</w:t>
      </w:r>
      <w:r w:rsidR="00EF4A16">
        <w:rPr>
          <w:lang w:val="en-GB"/>
        </w:rPr>
        <w:t>3</w:t>
      </w:r>
      <w:r w:rsidR="00D07667">
        <w:rPr>
          <w:lang w:val="en-GB"/>
        </w:rPr>
        <w:t>)</w:t>
      </w:r>
      <w:r w:rsidR="00000F7F" w:rsidRPr="4790DFFC">
        <w:rPr>
          <w:lang w:val="en-GB"/>
        </w:rPr>
        <w:t xml:space="preserve">. </w:t>
      </w:r>
      <w:r w:rsidR="00B1344E" w:rsidRPr="4790DFFC">
        <w:rPr>
          <w:lang w:val="en-GB"/>
        </w:rPr>
        <w:t>The cohort was also more likely to have delays in treatment</w:t>
      </w:r>
      <w:r w:rsidR="00AC4A38" w:rsidRPr="4790DFFC">
        <w:rPr>
          <w:lang w:val="en-GB"/>
        </w:rPr>
        <w:t xml:space="preserve"> </w:t>
      </w:r>
      <w:r w:rsidR="00EF4A16">
        <w:rPr>
          <w:lang w:val="en-GB"/>
        </w:rPr>
        <w:t>(</w:t>
      </w:r>
      <w:r w:rsidR="00EF4A16" w:rsidRPr="4790DFFC">
        <w:rPr>
          <w:lang w:val="en-GB"/>
        </w:rPr>
        <w:t xml:space="preserve">OR </w:t>
      </w:r>
      <w:r w:rsidR="00FE2A99">
        <w:rPr>
          <w:lang w:val="en-GB"/>
        </w:rPr>
        <w:t>3.62</w:t>
      </w:r>
      <w:r w:rsidR="00EF4A16">
        <w:rPr>
          <w:lang w:val="en-GB"/>
        </w:rPr>
        <w:t xml:space="preserve">, 95% CI </w:t>
      </w:r>
      <w:r w:rsidR="00FE2A99">
        <w:rPr>
          <w:lang w:val="en-GB"/>
        </w:rPr>
        <w:t>1.07</w:t>
      </w:r>
      <w:r w:rsidR="00EF4A16">
        <w:rPr>
          <w:lang w:val="en-GB"/>
        </w:rPr>
        <w:t>-</w:t>
      </w:r>
      <w:r w:rsidR="00FE2A99">
        <w:rPr>
          <w:lang w:val="en-GB"/>
        </w:rPr>
        <w:t>12.2</w:t>
      </w:r>
      <w:r w:rsidR="00EF4A16">
        <w:rPr>
          <w:lang w:val="en-GB"/>
        </w:rPr>
        <w:t>, p-value</w:t>
      </w:r>
      <w:r w:rsidR="00FE2A99">
        <w:rPr>
          <w:lang w:val="en-GB"/>
        </w:rPr>
        <w:t xml:space="preserve"> </w:t>
      </w:r>
      <w:r w:rsidR="00EF4A16">
        <w:rPr>
          <w:lang w:val="en-GB"/>
        </w:rPr>
        <w:t>0.0</w:t>
      </w:r>
      <w:r w:rsidR="00FE2A99">
        <w:rPr>
          <w:lang w:val="en-GB"/>
        </w:rPr>
        <w:t>38</w:t>
      </w:r>
      <w:r w:rsidR="00EF4A16">
        <w:rPr>
          <w:lang w:val="en-GB"/>
        </w:rPr>
        <w:t xml:space="preserve">). </w:t>
      </w:r>
      <w:r w:rsidR="00AC4A38" w:rsidRPr="4790DFFC">
        <w:rPr>
          <w:lang w:val="en-GB"/>
        </w:rPr>
        <w:t xml:space="preserve">Isolated TBI </w:t>
      </w:r>
      <w:r w:rsidR="00602AAE" w:rsidRPr="4790DFFC">
        <w:rPr>
          <w:lang w:val="en-GB"/>
        </w:rPr>
        <w:t xml:space="preserve">had significant </w:t>
      </w:r>
      <w:r w:rsidR="00286FF4">
        <w:rPr>
          <w:lang w:val="en-GB"/>
        </w:rPr>
        <w:t>association</w:t>
      </w:r>
      <w:r w:rsidR="00602AAE" w:rsidRPr="4790DFFC">
        <w:rPr>
          <w:lang w:val="en-GB"/>
        </w:rPr>
        <w:t xml:space="preserve"> </w:t>
      </w:r>
      <w:r w:rsidR="00F211B5">
        <w:rPr>
          <w:lang w:val="en-GB"/>
        </w:rPr>
        <w:t>to</w:t>
      </w:r>
      <w:r w:rsidR="00602AAE" w:rsidRPr="4790DFFC">
        <w:rPr>
          <w:lang w:val="en-GB"/>
        </w:rPr>
        <w:t xml:space="preserve"> </w:t>
      </w:r>
      <w:r w:rsidR="002D785F" w:rsidRPr="4790DFFC">
        <w:rPr>
          <w:lang w:val="en-GB"/>
        </w:rPr>
        <w:t xml:space="preserve">delays in treatment </w:t>
      </w:r>
      <w:r w:rsidR="00FE2A99">
        <w:rPr>
          <w:lang w:val="en-GB"/>
        </w:rPr>
        <w:t>(</w:t>
      </w:r>
      <w:r w:rsidR="00FE2A99" w:rsidRPr="4790DFFC">
        <w:rPr>
          <w:lang w:val="en-GB"/>
        </w:rPr>
        <w:t xml:space="preserve">OR </w:t>
      </w:r>
      <w:r w:rsidR="00FE2A99">
        <w:rPr>
          <w:lang w:val="en-GB"/>
        </w:rPr>
        <w:t>4.47, 95% CI 1.</w:t>
      </w:r>
      <w:r w:rsidR="00805E60">
        <w:rPr>
          <w:lang w:val="en-GB"/>
        </w:rPr>
        <w:t>52</w:t>
      </w:r>
      <w:r w:rsidR="00FE2A99">
        <w:rPr>
          <w:lang w:val="en-GB"/>
        </w:rPr>
        <w:t>-</w:t>
      </w:r>
      <w:r w:rsidR="00805E60">
        <w:rPr>
          <w:lang w:val="en-GB"/>
        </w:rPr>
        <w:t>13.1</w:t>
      </w:r>
      <w:r w:rsidR="00FE2A99">
        <w:rPr>
          <w:lang w:val="en-GB"/>
        </w:rPr>
        <w:t>, p-value 0.00</w:t>
      </w:r>
      <w:r w:rsidR="00805E60">
        <w:rPr>
          <w:lang w:val="en-GB"/>
        </w:rPr>
        <w:t>6</w:t>
      </w:r>
      <w:r w:rsidR="00FE2A99">
        <w:rPr>
          <w:lang w:val="en-GB"/>
        </w:rPr>
        <w:t>)</w:t>
      </w:r>
      <w:r w:rsidR="00475BAC" w:rsidRPr="4790DFFC">
        <w:rPr>
          <w:lang w:val="en-GB"/>
        </w:rPr>
        <w:t xml:space="preserve">. </w:t>
      </w:r>
      <w:r w:rsidR="001B7C86" w:rsidRPr="4790DFFC">
        <w:rPr>
          <w:lang w:val="en-GB"/>
        </w:rPr>
        <w:t>Patients suffering</w:t>
      </w:r>
      <w:r w:rsidR="00EF4A16">
        <w:rPr>
          <w:lang w:val="en-GB"/>
        </w:rPr>
        <w:t xml:space="preserve"> </w:t>
      </w:r>
      <w:r w:rsidR="001B7C86" w:rsidRPr="4790DFFC">
        <w:rPr>
          <w:lang w:val="en-GB"/>
        </w:rPr>
        <w:t>severe penetrating traum</w:t>
      </w:r>
      <w:r w:rsidR="0866FDBA" w:rsidRPr="4790DFFC">
        <w:rPr>
          <w:lang w:val="en-GB"/>
        </w:rPr>
        <w:t>a</w:t>
      </w:r>
      <w:r w:rsidR="001B7C86" w:rsidRPr="4790DFFC">
        <w:rPr>
          <w:lang w:val="en-GB"/>
        </w:rPr>
        <w:t xml:space="preserve"> were </w:t>
      </w:r>
      <w:r w:rsidR="005F6341" w:rsidRPr="4790DFFC">
        <w:rPr>
          <w:lang w:val="en-GB"/>
        </w:rPr>
        <w:t xml:space="preserve">more likely to have technical errors </w:t>
      </w:r>
      <w:r w:rsidR="00805E60">
        <w:rPr>
          <w:lang w:val="en-GB"/>
        </w:rPr>
        <w:t>(</w:t>
      </w:r>
      <w:r w:rsidR="00805E60" w:rsidRPr="4790DFFC">
        <w:rPr>
          <w:lang w:val="en-GB"/>
        </w:rPr>
        <w:t xml:space="preserve">OR </w:t>
      </w:r>
      <w:r w:rsidR="00EE73E1">
        <w:rPr>
          <w:lang w:val="en-GB"/>
        </w:rPr>
        <w:t>3.16</w:t>
      </w:r>
      <w:r w:rsidR="00805E60">
        <w:rPr>
          <w:lang w:val="en-GB"/>
        </w:rPr>
        <w:t xml:space="preserve">, 95% CI </w:t>
      </w:r>
      <w:r w:rsidR="00EE73E1">
        <w:rPr>
          <w:lang w:val="en-GB"/>
        </w:rPr>
        <w:t>1.08</w:t>
      </w:r>
      <w:r w:rsidR="00805E60">
        <w:rPr>
          <w:lang w:val="en-GB"/>
        </w:rPr>
        <w:t>-9.</w:t>
      </w:r>
      <w:r w:rsidR="005A412F">
        <w:rPr>
          <w:lang w:val="en-GB"/>
        </w:rPr>
        <w:t>27</w:t>
      </w:r>
      <w:r w:rsidR="00805E60">
        <w:rPr>
          <w:lang w:val="en-GB"/>
        </w:rPr>
        <w:t>, p-value 0.0</w:t>
      </w:r>
      <w:r w:rsidR="005A412F">
        <w:rPr>
          <w:lang w:val="en-GB"/>
        </w:rPr>
        <w:t>36</w:t>
      </w:r>
      <w:r w:rsidR="00805E60">
        <w:rPr>
          <w:lang w:val="en-GB"/>
        </w:rPr>
        <w:t>)</w:t>
      </w:r>
      <w:r w:rsidR="009A53B4" w:rsidRPr="4790DFFC">
        <w:rPr>
          <w:lang w:val="en-GB"/>
        </w:rPr>
        <w:t xml:space="preserve">, error in judgement </w:t>
      </w:r>
      <w:r w:rsidR="00597FD5">
        <w:rPr>
          <w:lang w:val="en-GB"/>
        </w:rPr>
        <w:t>(</w:t>
      </w:r>
      <w:r w:rsidR="00597FD5" w:rsidRPr="4790DFFC">
        <w:rPr>
          <w:lang w:val="en-GB"/>
        </w:rPr>
        <w:t xml:space="preserve">OR </w:t>
      </w:r>
      <w:r w:rsidR="000B28CD">
        <w:rPr>
          <w:lang w:val="en-GB"/>
        </w:rPr>
        <w:t>2.69</w:t>
      </w:r>
      <w:r w:rsidR="00597FD5">
        <w:rPr>
          <w:lang w:val="en-GB"/>
        </w:rPr>
        <w:t xml:space="preserve">, 95% CI </w:t>
      </w:r>
      <w:r w:rsidR="000B28CD">
        <w:rPr>
          <w:lang w:val="en-GB"/>
        </w:rPr>
        <w:t>1.44</w:t>
      </w:r>
      <w:r w:rsidR="00597FD5">
        <w:rPr>
          <w:lang w:val="en-GB"/>
        </w:rPr>
        <w:t>-</w:t>
      </w:r>
      <w:r w:rsidR="00340359">
        <w:rPr>
          <w:lang w:val="en-GB"/>
        </w:rPr>
        <w:t>5.01</w:t>
      </w:r>
      <w:r w:rsidR="00597FD5">
        <w:rPr>
          <w:lang w:val="en-GB"/>
        </w:rPr>
        <w:t>, p-value 0.00</w:t>
      </w:r>
      <w:r w:rsidR="00340359">
        <w:rPr>
          <w:lang w:val="en-GB"/>
        </w:rPr>
        <w:t>2</w:t>
      </w:r>
      <w:r w:rsidR="00597FD5">
        <w:rPr>
          <w:lang w:val="en-GB"/>
        </w:rPr>
        <w:t>)</w:t>
      </w:r>
      <w:r w:rsidR="00597FD5" w:rsidRPr="4790DFFC">
        <w:rPr>
          <w:lang w:val="en-GB"/>
        </w:rPr>
        <w:t xml:space="preserve"> </w:t>
      </w:r>
      <w:r w:rsidR="00041AD5" w:rsidRPr="4790DFFC">
        <w:rPr>
          <w:lang w:val="en-GB"/>
        </w:rPr>
        <w:t xml:space="preserve">and preventable </w:t>
      </w:r>
      <w:proofErr w:type="gramStart"/>
      <w:r w:rsidR="00041AD5" w:rsidRPr="4790DFFC">
        <w:rPr>
          <w:lang w:val="en-GB"/>
        </w:rPr>
        <w:t xml:space="preserve">death </w:t>
      </w:r>
      <w:r w:rsidR="00340359" w:rsidRPr="00340359">
        <w:rPr>
          <w:lang w:val="en-GB"/>
        </w:rPr>
        <w:t xml:space="preserve"> </w:t>
      </w:r>
      <w:r w:rsidR="00340359">
        <w:rPr>
          <w:lang w:val="en-GB"/>
        </w:rPr>
        <w:t>(</w:t>
      </w:r>
      <w:proofErr w:type="gramEnd"/>
      <w:r w:rsidR="00340359" w:rsidRPr="4790DFFC">
        <w:rPr>
          <w:lang w:val="en-GB"/>
        </w:rPr>
        <w:t xml:space="preserve">OR </w:t>
      </w:r>
      <w:r w:rsidR="00340359">
        <w:rPr>
          <w:lang w:val="en-GB"/>
        </w:rPr>
        <w:t>4</w:t>
      </w:r>
      <w:r w:rsidR="00340359" w:rsidRPr="4790DFFC">
        <w:rPr>
          <w:lang w:val="en-GB"/>
        </w:rPr>
        <w:t>.</w:t>
      </w:r>
      <w:r w:rsidR="00340359">
        <w:rPr>
          <w:lang w:val="en-GB"/>
        </w:rPr>
        <w:t>53, 95% CI 1.</w:t>
      </w:r>
      <w:r w:rsidR="00740B31">
        <w:rPr>
          <w:lang w:val="en-GB"/>
        </w:rPr>
        <w:t>26</w:t>
      </w:r>
      <w:r w:rsidR="00340359">
        <w:rPr>
          <w:lang w:val="en-GB"/>
        </w:rPr>
        <w:t>-</w:t>
      </w:r>
      <w:r w:rsidR="00740B31">
        <w:rPr>
          <w:lang w:val="en-GB"/>
        </w:rPr>
        <w:t>16.3</w:t>
      </w:r>
      <w:r w:rsidR="00340359">
        <w:rPr>
          <w:lang w:val="en-GB"/>
        </w:rPr>
        <w:t>, p-value 0.0</w:t>
      </w:r>
      <w:r w:rsidR="00740B31">
        <w:rPr>
          <w:lang w:val="en-GB"/>
        </w:rPr>
        <w:t>53</w:t>
      </w:r>
      <w:r w:rsidR="00340359">
        <w:rPr>
          <w:lang w:val="en-GB"/>
        </w:rPr>
        <w:t>)</w:t>
      </w:r>
      <w:r w:rsidR="0066135F" w:rsidRPr="4790DFFC">
        <w:rPr>
          <w:lang w:val="en-GB"/>
        </w:rPr>
        <w:t xml:space="preserve">. </w:t>
      </w:r>
    </w:p>
    <w:p w14:paraId="313C57E0" w14:textId="77777777" w:rsidR="00475BAC" w:rsidRDefault="00475BAC" w:rsidP="00D570EE">
      <w:pPr>
        <w:pStyle w:val="Brdtext1"/>
        <w:rPr>
          <w:lang w:val="en-GB"/>
        </w:rPr>
      </w:pPr>
    </w:p>
    <w:p w14:paraId="6AC6E7CA" w14:textId="07337D60" w:rsidR="00EB3843" w:rsidRDefault="00000DE3" w:rsidP="00D570EE">
      <w:pPr>
        <w:pStyle w:val="Brdtext1"/>
        <w:rPr>
          <w:lang w:val="en-GB"/>
        </w:rPr>
      </w:pPr>
      <w:r w:rsidRPr="4C38FFD1">
        <w:rPr>
          <w:lang w:val="en-GB"/>
        </w:rPr>
        <w:t>After</w:t>
      </w:r>
      <w:r w:rsidR="00B6592E" w:rsidRPr="4C38FFD1">
        <w:rPr>
          <w:lang w:val="en-GB"/>
        </w:rPr>
        <w:t xml:space="preserve"> adjusting for age, gender and NISS-score,</w:t>
      </w:r>
      <w:r w:rsidR="00E656FC" w:rsidRPr="4C38FFD1">
        <w:rPr>
          <w:lang w:val="en-GB"/>
        </w:rPr>
        <w:t xml:space="preserve"> </w:t>
      </w:r>
      <w:r w:rsidR="0011258C">
        <w:rPr>
          <w:lang w:val="en-GB"/>
        </w:rPr>
        <w:t>statistical associations between</w:t>
      </w:r>
      <w:r w:rsidR="0FC6E807" w:rsidRPr="4C38FFD1">
        <w:rPr>
          <w:lang w:val="en-GB"/>
        </w:rPr>
        <w:t xml:space="preserve"> BM without TBI </w:t>
      </w:r>
      <w:r w:rsidR="00C63E50">
        <w:rPr>
          <w:lang w:val="en-GB"/>
        </w:rPr>
        <w:t>and specific OFIs remained</w:t>
      </w:r>
      <w:r w:rsidR="2EEF9392" w:rsidRPr="4C38FFD1">
        <w:rPr>
          <w:lang w:val="en-GB"/>
        </w:rPr>
        <w:t xml:space="preserve">. </w:t>
      </w:r>
      <w:r w:rsidR="00A733B8" w:rsidRPr="4C38FFD1">
        <w:rPr>
          <w:lang w:val="en-GB"/>
        </w:rPr>
        <w:t>The OR</w:t>
      </w:r>
      <w:r w:rsidR="00D24586" w:rsidRPr="4C38FFD1">
        <w:rPr>
          <w:lang w:val="en-GB"/>
        </w:rPr>
        <w:t>s</w:t>
      </w:r>
      <w:r w:rsidR="00A733B8" w:rsidRPr="4C38FFD1">
        <w:rPr>
          <w:lang w:val="en-GB"/>
        </w:rPr>
        <w:t xml:space="preserve"> for </w:t>
      </w:r>
      <w:r w:rsidR="003B3E8A" w:rsidRPr="4C38FFD1">
        <w:rPr>
          <w:lang w:val="en-GB"/>
        </w:rPr>
        <w:t>NISS</w:t>
      </w:r>
      <w:r w:rsidR="00FD697A" w:rsidRPr="4C38FFD1">
        <w:rPr>
          <w:lang w:val="en-GB"/>
        </w:rPr>
        <w:t>, age</w:t>
      </w:r>
      <w:r w:rsidR="003B3E8A" w:rsidRPr="4C38FFD1">
        <w:rPr>
          <w:lang w:val="en-GB"/>
        </w:rPr>
        <w:t xml:space="preserve"> and gender</w:t>
      </w:r>
      <w:r w:rsidR="00D24586" w:rsidRPr="4C38FFD1">
        <w:rPr>
          <w:lang w:val="en-GB"/>
        </w:rPr>
        <w:t xml:space="preserve">, </w:t>
      </w:r>
      <w:r w:rsidR="003B3E8A" w:rsidRPr="4C38FFD1">
        <w:rPr>
          <w:lang w:val="en-GB"/>
        </w:rPr>
        <w:t>with female set to reference</w:t>
      </w:r>
      <w:r w:rsidR="00D24586" w:rsidRPr="4C38FFD1">
        <w:rPr>
          <w:lang w:val="en-GB"/>
        </w:rPr>
        <w:t>,</w:t>
      </w:r>
      <w:r w:rsidR="003B3E8A" w:rsidRPr="4C38FFD1">
        <w:rPr>
          <w:lang w:val="en-GB"/>
        </w:rPr>
        <w:t xml:space="preserve"> w</w:t>
      </w:r>
      <w:r w:rsidR="00D24586" w:rsidRPr="4C38FFD1">
        <w:rPr>
          <w:lang w:val="en-GB"/>
        </w:rPr>
        <w:t>ere</w:t>
      </w:r>
      <w:r w:rsidR="003B3E8A" w:rsidRPr="4C38FFD1">
        <w:rPr>
          <w:lang w:val="en-GB"/>
        </w:rPr>
        <w:t xml:space="preserve"> </w:t>
      </w:r>
      <w:r w:rsidR="000F2FC6" w:rsidRPr="4C38FFD1">
        <w:rPr>
          <w:lang w:val="en-GB"/>
        </w:rPr>
        <w:t xml:space="preserve">approximately </w:t>
      </w:r>
      <w:r w:rsidR="00182DDA" w:rsidRPr="4C38FFD1">
        <w:rPr>
          <w:lang w:val="en-GB"/>
        </w:rPr>
        <w:t>1</w:t>
      </w:r>
      <w:r w:rsidR="00FD697A" w:rsidRPr="4C38FFD1">
        <w:rPr>
          <w:lang w:val="en-GB"/>
        </w:rPr>
        <w:t xml:space="preserve"> for all categories of OFI</w:t>
      </w:r>
      <w:r w:rsidR="003806C8" w:rsidRPr="4C38FFD1">
        <w:rPr>
          <w:lang w:val="en-GB"/>
        </w:rPr>
        <w:t xml:space="preserve">, implying </w:t>
      </w:r>
      <w:r w:rsidR="14F0F092" w:rsidRPr="4C38FFD1">
        <w:rPr>
          <w:lang w:val="en-GB"/>
        </w:rPr>
        <w:t xml:space="preserve">small </w:t>
      </w:r>
      <w:r w:rsidR="00DC6113" w:rsidRPr="4C38FFD1">
        <w:rPr>
          <w:lang w:val="en-GB"/>
        </w:rPr>
        <w:t>explanator</w:t>
      </w:r>
      <w:r w:rsidR="32784C43" w:rsidRPr="4C38FFD1">
        <w:rPr>
          <w:lang w:val="en-GB"/>
        </w:rPr>
        <w:t>y</w:t>
      </w:r>
      <w:r w:rsidR="00D25D56" w:rsidRPr="4C38FFD1">
        <w:rPr>
          <w:lang w:val="en-GB"/>
        </w:rPr>
        <w:t xml:space="preserve"> </w:t>
      </w:r>
      <w:r w:rsidR="001F0F3A" w:rsidRPr="4C38FFD1">
        <w:rPr>
          <w:lang w:val="en-GB"/>
        </w:rPr>
        <w:t>valu</w:t>
      </w:r>
      <w:r w:rsidR="00C775D4">
        <w:rPr>
          <w:lang w:val="en-GB"/>
        </w:rPr>
        <w:t>e.</w:t>
      </w:r>
      <w:r w:rsidR="689F6E3A" w:rsidRPr="4C38FFD1">
        <w:rPr>
          <w:lang w:val="en-GB"/>
        </w:rPr>
        <w:t xml:space="preserve"> Statistical significance on a 0.05 level was however lost for </w:t>
      </w:r>
      <w:r w:rsidR="52DB3EB7" w:rsidRPr="4C38FFD1">
        <w:rPr>
          <w:lang w:val="en-GB"/>
        </w:rPr>
        <w:t xml:space="preserve">all other cohorts. This could in part be explained by smaller </w:t>
      </w:r>
      <w:r w:rsidR="28258CC1" w:rsidRPr="4C38FFD1">
        <w:rPr>
          <w:lang w:val="en-GB"/>
        </w:rPr>
        <w:t xml:space="preserve">data in these groups. </w:t>
      </w:r>
    </w:p>
    <w:p w14:paraId="04220691" w14:textId="77777777" w:rsidR="00EB3843" w:rsidRDefault="00EB3843">
      <w:pPr>
        <w:rPr>
          <w:bCs/>
          <w:lang w:val="en-GB"/>
        </w:rPr>
      </w:pPr>
      <w:r>
        <w:rPr>
          <w:lang w:val="en-GB"/>
        </w:rPr>
        <w:br w:type="page"/>
      </w:r>
    </w:p>
    <w:p w14:paraId="01320801" w14:textId="451CF866" w:rsidR="00BA17E0" w:rsidRPr="003F7195" w:rsidRDefault="00EB3843" w:rsidP="00856FC9">
      <w:pPr>
        <w:pStyle w:val="Brdtext1"/>
        <w:jc w:val="left"/>
        <w:rPr>
          <w:lang w:val="en-GB"/>
        </w:rPr>
      </w:pPr>
      <w:r>
        <w:rPr>
          <w:bCs w:val="0"/>
          <w:noProof/>
          <w:lang w:val="en-GB"/>
        </w:rPr>
        <w:lastRenderedPageBreak/>
        <w:drawing>
          <wp:inline distT="0" distB="0" distL="0" distR="0" wp14:anchorId="1F60FDED" wp14:editId="08A3C5A5">
            <wp:extent cx="9726634" cy="5874747"/>
            <wp:effectExtent l="1905" t="0" r="0" b="0"/>
            <wp:docPr id="13" name="Bildobjekt 13" descr="En bild som visar text,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 kvitto&#10;&#10;Automatiskt genererad beskrivni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4" t="10372" r="-116" b="28800"/>
                    <a:stretch/>
                  </pic:blipFill>
                  <pic:spPr bwMode="auto">
                    <a:xfrm rot="16200000">
                      <a:off x="0" y="0"/>
                      <a:ext cx="9816158" cy="5928818"/>
                    </a:xfrm>
                    <a:prstGeom prst="rect">
                      <a:avLst/>
                    </a:prstGeom>
                    <a:noFill/>
                    <a:ln>
                      <a:noFill/>
                    </a:ln>
                    <a:extLst>
                      <a:ext uri="{53640926-AAD7-44D8-BBD7-CCE9431645EC}">
                        <a14:shadowObscured xmlns:a14="http://schemas.microsoft.com/office/drawing/2010/main"/>
                      </a:ext>
                    </a:extLst>
                  </pic:spPr>
                </pic:pic>
              </a:graphicData>
            </a:graphic>
          </wp:inline>
        </w:drawing>
      </w:r>
    </w:p>
    <w:p w14:paraId="2103608B" w14:textId="19C70BF9" w:rsidR="00D124E5" w:rsidRDefault="003D207B" w:rsidP="00F4249D">
      <w:pPr>
        <w:tabs>
          <w:tab w:val="right" w:pos="9071"/>
        </w:tabs>
        <w:rPr>
          <w:rFonts w:eastAsiaTheme="majorEastAsia" w:cstheme="majorBidi"/>
          <w:b/>
          <w:bCs/>
          <w:sz w:val="32"/>
          <w:szCs w:val="28"/>
          <w:lang w:val="en-GB"/>
        </w:rPr>
      </w:pPr>
      <w:r w:rsidRPr="00BD5EBD">
        <w:rPr>
          <w:noProof/>
          <w:lang w:val="en-GB"/>
        </w:rPr>
        <w:lastRenderedPageBreak/>
        <w:drawing>
          <wp:anchor distT="0" distB="0" distL="114300" distR="114300" simplePos="0" relativeHeight="251679232" behindDoc="0" locked="0" layoutInCell="1" allowOverlap="1" wp14:anchorId="7EFFEB32" wp14:editId="4BFA2460">
            <wp:simplePos x="0" y="0"/>
            <wp:positionH relativeFrom="margin">
              <wp:align>right</wp:align>
            </wp:positionH>
            <wp:positionV relativeFrom="paragraph">
              <wp:posOffset>1567180</wp:posOffset>
            </wp:positionV>
            <wp:extent cx="8886825" cy="5758180"/>
            <wp:effectExtent l="2223" t="0" r="0" b="0"/>
            <wp:wrapTopAndBottom/>
            <wp:docPr id="12" name="Bildobjekt 12"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bord&#10;&#10;Automatiskt genererad beskrivning"/>
                    <pic:cNvPicPr/>
                  </pic:nvPicPr>
                  <pic:blipFill>
                    <a:blip r:embed="rId20"/>
                    <a:stretch>
                      <a:fillRect/>
                    </a:stretch>
                  </pic:blipFill>
                  <pic:spPr>
                    <a:xfrm rot="16200000">
                      <a:off x="0" y="0"/>
                      <a:ext cx="8886825" cy="5758180"/>
                    </a:xfrm>
                    <a:prstGeom prst="rect">
                      <a:avLst/>
                    </a:prstGeom>
                  </pic:spPr>
                </pic:pic>
              </a:graphicData>
            </a:graphic>
            <wp14:sizeRelH relativeFrom="margin">
              <wp14:pctWidth>0</wp14:pctWidth>
            </wp14:sizeRelH>
            <wp14:sizeRelV relativeFrom="margin">
              <wp14:pctHeight>0</wp14:pctHeight>
            </wp14:sizeRelV>
          </wp:anchor>
        </w:drawing>
      </w:r>
      <w:r w:rsidR="00BD5EBD">
        <w:rPr>
          <w:lang w:val="en-GB"/>
        </w:rPr>
        <w:br w:type="page"/>
      </w:r>
      <w:r w:rsidR="00F4249D" w:rsidRPr="00F4249D">
        <w:rPr>
          <w:noProof/>
          <w:lang w:val="en-GB"/>
        </w:rPr>
        <w:lastRenderedPageBreak/>
        <w:drawing>
          <wp:inline distT="0" distB="0" distL="0" distR="0" wp14:anchorId="4BA02FC2" wp14:editId="6BB6EA1C">
            <wp:extent cx="5238750" cy="7980271"/>
            <wp:effectExtent l="0" t="0" r="0" b="1905"/>
            <wp:docPr id="1" name="Bildobjekt 1" descr="En bild som visar kalend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kalender&#10;&#10;Automatiskt genererad beskrivning"/>
                    <pic:cNvPicPr/>
                  </pic:nvPicPr>
                  <pic:blipFill>
                    <a:blip r:embed="rId21"/>
                    <a:stretch>
                      <a:fillRect/>
                    </a:stretch>
                  </pic:blipFill>
                  <pic:spPr>
                    <a:xfrm>
                      <a:off x="0" y="0"/>
                      <a:ext cx="5247802" cy="7994060"/>
                    </a:xfrm>
                    <a:prstGeom prst="rect">
                      <a:avLst/>
                    </a:prstGeom>
                  </pic:spPr>
                </pic:pic>
              </a:graphicData>
            </a:graphic>
          </wp:inline>
        </w:drawing>
      </w:r>
    </w:p>
    <w:p w14:paraId="2D27A9D9" w14:textId="77777777" w:rsidR="00334882" w:rsidRDefault="00334882">
      <w:pPr>
        <w:rPr>
          <w:rFonts w:eastAsiaTheme="majorEastAsia" w:cstheme="majorBidi"/>
          <w:b/>
          <w:bCs/>
          <w:sz w:val="32"/>
          <w:szCs w:val="28"/>
          <w:lang w:val="en-GB"/>
        </w:rPr>
      </w:pPr>
      <w:r>
        <w:rPr>
          <w:lang w:val="en-GB"/>
        </w:rPr>
        <w:br w:type="page"/>
      </w:r>
    </w:p>
    <w:p w14:paraId="107BE44D" w14:textId="6CEBCD16" w:rsidR="00501BB0" w:rsidRDefault="00530496" w:rsidP="001F601F">
      <w:pPr>
        <w:pStyle w:val="Heading1"/>
        <w:rPr>
          <w:lang w:val="en-GB"/>
        </w:rPr>
      </w:pPr>
      <w:r w:rsidRPr="003F7195">
        <w:rPr>
          <w:lang w:val="en-GB"/>
        </w:rPr>
        <w:lastRenderedPageBreak/>
        <w:t xml:space="preserve">Discussion </w:t>
      </w:r>
      <w:r w:rsidR="00535B75">
        <w:rPr>
          <w:lang w:val="en-GB"/>
        </w:rPr>
        <w:t xml:space="preserve"> </w:t>
      </w:r>
    </w:p>
    <w:p w14:paraId="25F4F0A7" w14:textId="6BE85E22" w:rsidR="001F601F" w:rsidRPr="001F601F" w:rsidRDefault="00942517" w:rsidP="001F601F">
      <w:pPr>
        <w:rPr>
          <w:lang w:val="en-GB"/>
        </w:rPr>
      </w:pPr>
      <w:r>
        <w:rPr>
          <w:lang w:val="en-GB"/>
        </w:rPr>
        <w:t xml:space="preserve">1-2 sentences that recap the research question </w:t>
      </w:r>
    </w:p>
    <w:p w14:paraId="0D8B008B" w14:textId="0DF0CB10" w:rsidR="006E1A15" w:rsidRDefault="00F0226C" w:rsidP="00FA2E5B">
      <w:pPr>
        <w:pStyle w:val="Brdtext1"/>
        <w:rPr>
          <w:lang w:val="en-GB"/>
        </w:rPr>
      </w:pPr>
      <w:r w:rsidRPr="4790DFFC">
        <w:rPr>
          <w:lang w:val="en-GB"/>
        </w:rPr>
        <w:t>The most common category of OFI was error in judgement</w:t>
      </w:r>
      <w:r w:rsidR="00EE54BE">
        <w:rPr>
          <w:lang w:val="en-GB"/>
        </w:rPr>
        <w:t xml:space="preserve">. </w:t>
      </w:r>
      <w:r w:rsidR="006D6415" w:rsidRPr="4790DFFC">
        <w:rPr>
          <w:lang w:val="en-GB"/>
        </w:rPr>
        <w:t xml:space="preserve">This is in line with </w:t>
      </w:r>
      <w:r w:rsidR="006443F9" w:rsidRPr="4790DFFC">
        <w:rPr>
          <w:lang w:val="en-GB"/>
        </w:rPr>
        <w:t xml:space="preserve">findings of </w:t>
      </w:r>
      <w:proofErr w:type="spellStart"/>
      <w:r w:rsidR="00492007" w:rsidRPr="4790DFFC">
        <w:rPr>
          <w:lang w:val="en-GB"/>
        </w:rPr>
        <w:t>G</w:t>
      </w:r>
      <w:r w:rsidR="005862A5" w:rsidRPr="4790DFFC">
        <w:rPr>
          <w:lang w:val="en-GB"/>
        </w:rPr>
        <w:t>horbani</w:t>
      </w:r>
      <w:proofErr w:type="spellEnd"/>
      <w:r w:rsidR="005862A5" w:rsidRPr="4790DFFC">
        <w:rPr>
          <w:lang w:val="en-GB"/>
        </w:rPr>
        <w:t xml:space="preserve"> and </w:t>
      </w:r>
      <w:proofErr w:type="spellStart"/>
      <w:r w:rsidR="005862A5" w:rsidRPr="4790DFFC">
        <w:rPr>
          <w:lang w:val="en-GB"/>
        </w:rPr>
        <w:t>Strömmer</w:t>
      </w:r>
      <w:proofErr w:type="spellEnd"/>
      <w:r w:rsidR="001B07A3">
        <w:rPr>
          <w:lang w:val="en-GB"/>
        </w:rPr>
        <w:t xml:space="preserve"> </w:t>
      </w:r>
      <w:r w:rsidR="478F9869" w:rsidRPr="4790DFFC">
        <w:rPr>
          <w:lang w:val="en-GB"/>
        </w:rPr>
        <w:t>who</w:t>
      </w:r>
      <w:r w:rsidR="51695D66" w:rsidRPr="4790DFFC">
        <w:rPr>
          <w:lang w:val="en-GB"/>
        </w:rPr>
        <w:t xml:space="preserve"> </w:t>
      </w:r>
      <w:r w:rsidR="00616F4D" w:rsidRPr="4790DFFC">
        <w:rPr>
          <w:lang w:val="en-GB"/>
        </w:rPr>
        <w:t>analys</w:t>
      </w:r>
      <w:r w:rsidR="0CD68E19" w:rsidRPr="4790DFFC">
        <w:rPr>
          <w:lang w:val="en-GB"/>
        </w:rPr>
        <w:t>ed</w:t>
      </w:r>
      <w:r w:rsidR="00616F4D" w:rsidRPr="4790DFFC">
        <w:rPr>
          <w:lang w:val="en-GB"/>
        </w:rPr>
        <w:t xml:space="preserve"> preventable death at the Ka</w:t>
      </w:r>
      <w:r w:rsidR="00E039D8" w:rsidRPr="4790DFFC">
        <w:rPr>
          <w:lang w:val="en-GB"/>
        </w:rPr>
        <w:t>rolinska University Hospital</w:t>
      </w:r>
      <w:r w:rsidR="4F9DEC44" w:rsidRPr="4790DFFC">
        <w:rPr>
          <w:lang w:val="en-GB"/>
        </w:rPr>
        <w:t xml:space="preserve"> in 2</w:t>
      </w:r>
      <w:r w:rsidR="00942B66">
        <w:rPr>
          <w:lang w:val="en-GB"/>
        </w:rPr>
        <w:t>012-2016</w:t>
      </w:r>
      <w:r w:rsidR="698E1989" w:rsidRPr="4790DFFC">
        <w:rPr>
          <w:lang w:val="en-GB"/>
        </w:rPr>
        <w:t xml:space="preserve">. </w:t>
      </w:r>
      <w:r w:rsidR="00AB470B" w:rsidRPr="4790DFFC">
        <w:rPr>
          <w:lang w:val="en-GB"/>
        </w:rPr>
        <w:t xml:space="preserve"> </w:t>
      </w:r>
      <w:r w:rsidR="5BEE1075" w:rsidRPr="4790DFFC">
        <w:rPr>
          <w:lang w:val="en-GB"/>
        </w:rPr>
        <w:t>J</w:t>
      </w:r>
      <w:r w:rsidR="00942B66">
        <w:rPr>
          <w:lang w:val="en-GB"/>
        </w:rPr>
        <w:t>u</w:t>
      </w:r>
      <w:r w:rsidR="5BEE1075" w:rsidRPr="4790DFFC">
        <w:rPr>
          <w:lang w:val="en-GB"/>
        </w:rPr>
        <w:t xml:space="preserve">dgment </w:t>
      </w:r>
      <w:r w:rsidR="00007EAD" w:rsidRPr="4790DFFC">
        <w:rPr>
          <w:lang w:val="en-GB"/>
        </w:rPr>
        <w:t xml:space="preserve">error </w:t>
      </w:r>
      <w:r w:rsidR="68BD48DE" w:rsidRPr="4790DFFC">
        <w:rPr>
          <w:lang w:val="en-GB"/>
        </w:rPr>
        <w:t xml:space="preserve">was the most </w:t>
      </w:r>
      <w:r w:rsidR="00007EAD" w:rsidRPr="4790DFFC">
        <w:rPr>
          <w:lang w:val="en-GB"/>
        </w:rPr>
        <w:t xml:space="preserve">common error in both </w:t>
      </w:r>
      <w:r w:rsidR="001C484B" w:rsidRPr="4790DFFC">
        <w:rPr>
          <w:lang w:val="en-GB"/>
        </w:rPr>
        <w:t>preventable and non-preventable deaths</w:t>
      </w:r>
      <w:r w:rsidR="008D448D">
        <w:rPr>
          <w:lang w:val="en-GB"/>
        </w:rPr>
        <w:t xml:space="preserve"> (14.9%)</w:t>
      </w:r>
      <w:r w:rsidR="00403AA2">
        <w:rPr>
          <w:lang w:val="en-GB"/>
        </w:rPr>
        <w:t xml:space="preserve"> </w:t>
      </w:r>
      <w:r w:rsidR="00F055B4">
        <w:rPr>
          <w:lang w:val="en-GB"/>
        </w:rPr>
        <w:fldChar w:fldCharType="begin"/>
      </w:r>
      <w:r w:rsidR="003779A5">
        <w:rPr>
          <w:lang w:val="en-GB"/>
        </w:rPr>
        <w:instrText xml:space="preserve"> ADDIN ZOTERO_ITEM CSL_CITATION {"citationID":"mf0hfTKU","properties":{"formattedCitation":"(27)","plainCitation":"(27)","noteIndex":0},"citationItems":[{"id":111,"uris":["http://zotero.org/users/local/dRJOFA2S/items/3PXG4Y66"],"itemData":{"id":111,"type":"article-journal","abstract":"Background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F055B4">
        <w:rPr>
          <w:lang w:val="en-GB"/>
        </w:rPr>
        <w:fldChar w:fldCharType="separate"/>
      </w:r>
      <w:r w:rsidR="003779A5" w:rsidRPr="003779A5">
        <w:t>(27)</w:t>
      </w:r>
      <w:r w:rsidR="00F055B4">
        <w:rPr>
          <w:lang w:val="en-GB"/>
        </w:rPr>
        <w:fldChar w:fldCharType="end"/>
      </w:r>
      <w:r w:rsidR="00D13455">
        <w:rPr>
          <w:lang w:val="en-GB"/>
        </w:rPr>
        <w:t>.</w:t>
      </w:r>
      <w:r w:rsidR="00E2704F">
        <w:rPr>
          <w:lang w:val="en-GB"/>
        </w:rPr>
        <w:t xml:space="preserve"> </w:t>
      </w:r>
      <w:r w:rsidR="03567678" w:rsidRPr="4790DFFC">
        <w:rPr>
          <w:lang w:val="en-GB"/>
        </w:rPr>
        <w:t xml:space="preserve">Similar results have also been reached in the US. </w:t>
      </w:r>
      <w:r w:rsidR="0E49FB01" w:rsidRPr="4790DFFC">
        <w:rPr>
          <w:lang w:val="en-GB"/>
        </w:rPr>
        <w:t>W</w:t>
      </w:r>
      <w:r w:rsidR="00153683" w:rsidRPr="4790DFFC">
        <w:rPr>
          <w:lang w:val="en-GB"/>
        </w:rPr>
        <w:t xml:space="preserve">hen </w:t>
      </w:r>
      <w:r w:rsidR="0038124E" w:rsidRPr="4790DFFC">
        <w:rPr>
          <w:lang w:val="en-GB"/>
        </w:rPr>
        <w:t>T</w:t>
      </w:r>
      <w:r w:rsidR="00C54544" w:rsidRPr="4790DFFC">
        <w:rPr>
          <w:lang w:val="en-GB"/>
        </w:rPr>
        <w:t xml:space="preserve">eixera </w:t>
      </w:r>
      <w:r w:rsidR="0038124E" w:rsidRPr="4790DFFC">
        <w:rPr>
          <w:lang w:val="en-GB"/>
        </w:rPr>
        <w:t>et al</w:t>
      </w:r>
      <w:r w:rsidR="00C54544" w:rsidRPr="4790DFFC">
        <w:rPr>
          <w:lang w:val="en-GB"/>
        </w:rPr>
        <w:t xml:space="preserve">. </w:t>
      </w:r>
      <w:r w:rsidR="00153683" w:rsidRPr="4790DFFC">
        <w:rPr>
          <w:lang w:val="en-GB"/>
        </w:rPr>
        <w:t>studied</w:t>
      </w:r>
      <w:r w:rsidR="00C54544" w:rsidRPr="4790DFFC">
        <w:rPr>
          <w:lang w:val="en-GB"/>
        </w:rPr>
        <w:t xml:space="preserve"> </w:t>
      </w:r>
      <w:r w:rsidR="00DB270D" w:rsidRPr="4790DFFC">
        <w:rPr>
          <w:lang w:val="en-GB"/>
        </w:rPr>
        <w:t xml:space="preserve">preventable deaths in a </w:t>
      </w:r>
      <w:r w:rsidR="00F93888" w:rsidRPr="4790DFFC">
        <w:rPr>
          <w:lang w:val="en-GB"/>
        </w:rPr>
        <w:t xml:space="preserve">level 1 trauma centre in </w:t>
      </w:r>
      <w:r w:rsidR="008E3813" w:rsidRPr="4790DFFC">
        <w:rPr>
          <w:lang w:val="en-GB"/>
        </w:rPr>
        <w:t>the US in</w:t>
      </w:r>
      <w:r w:rsidR="0079682F" w:rsidRPr="4790DFFC">
        <w:rPr>
          <w:lang w:val="en-GB"/>
        </w:rPr>
        <w:t xml:space="preserve"> 1</w:t>
      </w:r>
      <w:r w:rsidR="00550220" w:rsidRPr="4790DFFC">
        <w:rPr>
          <w:lang w:val="en-GB"/>
        </w:rPr>
        <w:t>998-2005</w:t>
      </w:r>
      <w:r w:rsidR="00153683" w:rsidRPr="4790DFFC">
        <w:rPr>
          <w:lang w:val="en-GB"/>
        </w:rPr>
        <w:t xml:space="preserve">, 21.6% could be derived to </w:t>
      </w:r>
      <w:r w:rsidR="000F5660" w:rsidRPr="4790DFFC">
        <w:rPr>
          <w:lang w:val="en-GB"/>
        </w:rPr>
        <w:t>clinical judgement errors</w:t>
      </w:r>
      <w:r w:rsidR="009644F4" w:rsidRPr="4790DFFC">
        <w:rPr>
          <w:lang w:val="en-GB"/>
        </w:rPr>
        <w:t xml:space="preserve"> </w:t>
      </w:r>
      <w:r w:rsidR="008E53E2" w:rsidRPr="4790DFFC">
        <w:rPr>
          <w:lang w:val="en-GB"/>
        </w:rPr>
        <w:t>where most</w:t>
      </w:r>
      <w:r w:rsidR="3D728D5C" w:rsidRPr="4790DFFC">
        <w:rPr>
          <w:lang w:val="en-GB"/>
        </w:rPr>
        <w:t xml:space="preserve"> were</w:t>
      </w:r>
      <w:r w:rsidR="008E53E2" w:rsidRPr="4790DFFC">
        <w:rPr>
          <w:lang w:val="en-GB"/>
        </w:rPr>
        <w:t xml:space="preserve"> related to inadequate</w:t>
      </w:r>
      <w:r w:rsidR="00543D0A" w:rsidRPr="4790DFFC">
        <w:rPr>
          <w:lang w:val="en-GB"/>
        </w:rPr>
        <w:t xml:space="preserve"> patient</w:t>
      </w:r>
      <w:r w:rsidR="008E53E2" w:rsidRPr="4790DFFC">
        <w:rPr>
          <w:lang w:val="en-GB"/>
        </w:rPr>
        <w:t xml:space="preserve"> monitoring</w:t>
      </w:r>
      <w:r w:rsidR="009579B3" w:rsidRPr="4790DFFC">
        <w:rPr>
          <w:lang w:val="en-GB"/>
        </w:rPr>
        <w:t xml:space="preserve">. </w:t>
      </w:r>
      <w:r w:rsidR="000D2A26" w:rsidRPr="4790DFFC">
        <w:rPr>
          <w:lang w:val="en-GB"/>
        </w:rPr>
        <w:t>(</w:t>
      </w:r>
      <w:r w:rsidR="00D02140" w:rsidRPr="4790DFFC">
        <w:rPr>
          <w:lang w:val="en-GB"/>
        </w:rPr>
        <w:t xml:space="preserve">52.9%) </w:t>
      </w:r>
      <w:r w:rsidR="00153683" w:rsidRPr="4790DFFC">
        <w:rPr>
          <w:lang w:val="en-GB"/>
        </w:rPr>
        <w:fldChar w:fldCharType="begin"/>
      </w:r>
      <w:r w:rsidR="00BD160D">
        <w:rPr>
          <w:lang w:val="en-GB"/>
        </w:rPr>
        <w:instrText xml:space="preserve"> ADDIN ZOTERO_ITEM CSL_CITATION {"citationID":"BcCfmgjm","properties":{"formattedCitation":"(20)","plainCitation":"(20)","noteIndex":0},"citationItems":[{"id":131,"uris":["http://zotero.org/users/local/dRJOFA2S/items/BXJQF5W4"],"itemData":{"id":131,"type":"article-journal","container-title":"Journal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153683" w:rsidRPr="4790DFFC">
        <w:rPr>
          <w:lang w:val="en-GB"/>
        </w:rPr>
        <w:fldChar w:fldCharType="separate"/>
      </w:r>
      <w:r w:rsidR="00BD160D" w:rsidRPr="00BD160D">
        <w:t>(20)</w:t>
      </w:r>
      <w:r w:rsidR="00153683" w:rsidRPr="4790DFFC">
        <w:rPr>
          <w:lang w:val="en-GB"/>
        </w:rPr>
        <w:fldChar w:fldCharType="end"/>
      </w:r>
      <w:r w:rsidR="00D97788" w:rsidRPr="4790DFFC">
        <w:rPr>
          <w:lang w:val="en-GB"/>
        </w:rPr>
        <w:t xml:space="preserve">. </w:t>
      </w:r>
      <w:r w:rsidR="00766101">
        <w:rPr>
          <w:lang w:val="en-GB"/>
        </w:rPr>
        <w:t>Equally,</w:t>
      </w:r>
      <w:r w:rsidR="008C5BA4">
        <w:rPr>
          <w:lang w:val="en-GB"/>
        </w:rPr>
        <w:t xml:space="preserve"> </w:t>
      </w:r>
      <w:r w:rsidR="00D951C9">
        <w:rPr>
          <w:lang w:val="en-GB"/>
        </w:rPr>
        <w:t xml:space="preserve">Matsumoto at el. </w:t>
      </w:r>
      <w:r w:rsidR="00034B76">
        <w:rPr>
          <w:lang w:val="en-GB"/>
        </w:rPr>
        <w:t>stud</w:t>
      </w:r>
      <w:r w:rsidR="008C5BA4">
        <w:rPr>
          <w:lang w:val="en-GB"/>
        </w:rPr>
        <w:t>ied</w:t>
      </w:r>
      <w:r w:rsidR="00A55F88">
        <w:rPr>
          <w:lang w:val="en-GB"/>
        </w:rPr>
        <w:t xml:space="preserve"> trauma deaths </w:t>
      </w:r>
      <w:r w:rsidR="007A634A">
        <w:rPr>
          <w:lang w:val="en-GB"/>
        </w:rPr>
        <w:t>using Level 1 trauma registry at University of California San Diego</w:t>
      </w:r>
      <w:r w:rsidR="001E17B6">
        <w:rPr>
          <w:lang w:val="en-GB"/>
        </w:rPr>
        <w:t xml:space="preserve"> with data from 2000-2014</w:t>
      </w:r>
      <w:r w:rsidR="00034B76">
        <w:rPr>
          <w:lang w:val="en-GB"/>
        </w:rPr>
        <w:t>. E</w:t>
      </w:r>
      <w:r w:rsidR="00B710CA">
        <w:rPr>
          <w:lang w:val="en-GB"/>
        </w:rPr>
        <w:t>rrors in judgement accounted for 90.5% of</w:t>
      </w:r>
      <w:r w:rsidR="0043217B">
        <w:rPr>
          <w:lang w:val="en-GB"/>
        </w:rPr>
        <w:t xml:space="preserve"> all errors detected in </w:t>
      </w:r>
      <w:r w:rsidR="00FD1C58">
        <w:rPr>
          <w:lang w:val="en-GB"/>
        </w:rPr>
        <w:t>preventable of possibly preventable deaths</w:t>
      </w:r>
      <w:r w:rsidR="003B5123">
        <w:rPr>
          <w:lang w:val="en-GB"/>
        </w:rPr>
        <w:t xml:space="preserve"> </w:t>
      </w:r>
      <w:r w:rsidR="00014077">
        <w:rPr>
          <w:lang w:val="en-GB"/>
        </w:rPr>
        <w:fldChar w:fldCharType="begin"/>
      </w:r>
      <w:r w:rsidR="003779A5">
        <w:rPr>
          <w:lang w:val="en-GB"/>
        </w:rPr>
        <w:instrText xml:space="preserve"> ADDIN ZOTERO_ITEM CSL_CITATION {"citationID":"8gXrALlT","properties":{"formattedCitation":"(28)","plainCitation":"(28)","noteIndex":0},"citationItems":[{"id":34,"uris":["http://zotero.org/users/local/dRJOFA2S/items/WDTZSL5Z"],"itemData":{"id":34,"type":"article-journal","abstract":"To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014077">
        <w:rPr>
          <w:lang w:val="en-GB"/>
        </w:rPr>
        <w:fldChar w:fldCharType="separate"/>
      </w:r>
      <w:r w:rsidR="003779A5" w:rsidRPr="003779A5">
        <w:t>(28)</w:t>
      </w:r>
      <w:r w:rsidR="00014077">
        <w:rPr>
          <w:lang w:val="en-GB"/>
        </w:rPr>
        <w:fldChar w:fldCharType="end"/>
      </w:r>
      <w:r w:rsidR="003B5123">
        <w:rPr>
          <w:lang w:val="en-GB"/>
        </w:rPr>
        <w:t xml:space="preserve">. </w:t>
      </w:r>
      <w:commentRangeStart w:id="30"/>
      <w:r w:rsidR="00E02739">
        <w:rPr>
          <w:lang w:val="en-GB"/>
        </w:rPr>
        <w:t>Thus, wh</w:t>
      </w:r>
      <w:r w:rsidR="003B5123">
        <w:rPr>
          <w:lang w:val="en-GB"/>
        </w:rPr>
        <w:t xml:space="preserve">ile OFIs related to technical issues </w:t>
      </w:r>
      <w:r w:rsidR="004212DD">
        <w:rPr>
          <w:lang w:val="en-GB"/>
        </w:rPr>
        <w:t xml:space="preserve">seems to be decreasing </w:t>
      </w:r>
      <w:r w:rsidR="00E009B3">
        <w:rPr>
          <w:lang w:val="en-GB"/>
        </w:rPr>
        <w:t>with advancement in technology, err</w:t>
      </w:r>
      <w:r w:rsidR="00E52949">
        <w:rPr>
          <w:lang w:val="en-GB"/>
        </w:rPr>
        <w:t>ors related to human decision</w:t>
      </w:r>
      <w:r w:rsidR="00E36A31">
        <w:rPr>
          <w:lang w:val="en-GB"/>
        </w:rPr>
        <w:t xml:space="preserve"> making </w:t>
      </w:r>
      <w:r w:rsidR="00A652E1">
        <w:rPr>
          <w:lang w:val="en-GB"/>
        </w:rPr>
        <w:t xml:space="preserve">prevails </w:t>
      </w:r>
      <w:r w:rsidR="00A652E1">
        <w:rPr>
          <w:lang w:val="en-GB"/>
        </w:rPr>
        <w:fldChar w:fldCharType="begin"/>
      </w:r>
      <w:r w:rsidR="00C62D10">
        <w:rPr>
          <w:lang w:val="en-GB"/>
        </w:rPr>
        <w:instrText xml:space="preserve"> ADDIN ZOTERO_ITEM CSL_CITATION {"citationID":"vg7GE2LC","properties":{"formattedCitation":"(1,19,20,28\\uc0\\u8211{}30)","plainCitation":"(1,19,20,28–30)","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 </w:instrText>
      </w:r>
      <w:r w:rsidR="00A652E1">
        <w:rPr>
          <w:lang w:val="en-GB"/>
        </w:rPr>
        <w:fldChar w:fldCharType="separate"/>
      </w:r>
      <w:r w:rsidR="00C62D10" w:rsidRPr="00C62D10">
        <w:t>(1,19,20,28–30)</w:t>
      </w:r>
      <w:r w:rsidR="00A652E1">
        <w:rPr>
          <w:lang w:val="en-GB"/>
        </w:rPr>
        <w:fldChar w:fldCharType="end"/>
      </w:r>
      <w:r w:rsidR="00C83B66">
        <w:rPr>
          <w:lang w:val="en-GB"/>
        </w:rPr>
        <w:t xml:space="preserve">. </w:t>
      </w:r>
      <w:commentRangeEnd w:id="30"/>
      <w:r w:rsidR="00F80DC6">
        <w:rPr>
          <w:rStyle w:val="CommentReference"/>
          <w:bCs w:val="0"/>
          <w:lang w:val="sv-SE"/>
        </w:rPr>
        <w:commentReference w:id="30"/>
      </w:r>
    </w:p>
    <w:p w14:paraId="2928F8FB" w14:textId="6659B921" w:rsidR="006E1A15" w:rsidRDefault="006E1A15" w:rsidP="00FA2E5B">
      <w:pPr>
        <w:pStyle w:val="Brdtext1"/>
        <w:rPr>
          <w:lang w:val="en-GB"/>
        </w:rPr>
      </w:pPr>
    </w:p>
    <w:p w14:paraId="6A74C301" w14:textId="2A387A1F" w:rsidR="0069003C" w:rsidRDefault="006E1A15" w:rsidP="00FA2E5B">
      <w:pPr>
        <w:pStyle w:val="Brdtext1"/>
        <w:rPr>
          <w:lang w:val="en-GB"/>
        </w:rPr>
      </w:pPr>
      <w:r>
        <w:rPr>
          <w:lang w:val="en-GB"/>
        </w:rPr>
        <w:t>BM without TBI was the domin</w:t>
      </w:r>
      <w:r w:rsidR="00503032">
        <w:rPr>
          <w:lang w:val="en-GB"/>
        </w:rPr>
        <w:t>ating cohort across all</w:t>
      </w:r>
      <w:r w:rsidR="00D36004">
        <w:rPr>
          <w:lang w:val="en-GB"/>
        </w:rPr>
        <w:t xml:space="preserve"> categories of OFIs. It was also the largest cohort in the </w:t>
      </w:r>
      <w:r w:rsidR="00FD1AA7">
        <w:rPr>
          <w:lang w:val="en-GB"/>
        </w:rPr>
        <w:t xml:space="preserve">study. One explanation </w:t>
      </w:r>
      <w:r w:rsidR="004D356C">
        <w:rPr>
          <w:lang w:val="en-GB"/>
        </w:rPr>
        <w:t xml:space="preserve">could be </w:t>
      </w:r>
      <w:r w:rsidR="005557D7">
        <w:rPr>
          <w:lang w:val="en-GB"/>
        </w:rPr>
        <w:t xml:space="preserve">the </w:t>
      </w:r>
      <w:r w:rsidR="00F244DF">
        <w:rPr>
          <w:lang w:val="en-GB"/>
        </w:rPr>
        <w:t xml:space="preserve">higher risk of death related to TBI. </w:t>
      </w:r>
      <w:r w:rsidR="005F7367">
        <w:rPr>
          <w:lang w:val="en-GB"/>
        </w:rPr>
        <w:t xml:space="preserve">This is supported by higher </w:t>
      </w:r>
      <w:r w:rsidR="00D643F9">
        <w:rPr>
          <w:lang w:val="en-GB"/>
        </w:rPr>
        <w:t>death within 30 days</w:t>
      </w:r>
      <w:r w:rsidR="00EA62D0">
        <w:rPr>
          <w:lang w:val="en-GB"/>
        </w:rPr>
        <w:t xml:space="preserve"> </w:t>
      </w:r>
      <w:r w:rsidR="00A16F34">
        <w:rPr>
          <w:lang w:val="en-GB"/>
        </w:rPr>
        <w:t>o</w:t>
      </w:r>
      <w:r w:rsidR="00EE38F2">
        <w:rPr>
          <w:lang w:val="en-GB"/>
        </w:rPr>
        <w:t xml:space="preserve">f </w:t>
      </w:r>
      <w:r w:rsidR="00EA62D0">
        <w:rPr>
          <w:lang w:val="en-GB"/>
        </w:rPr>
        <w:t>trauma</w:t>
      </w:r>
      <w:r w:rsidR="00D643F9">
        <w:rPr>
          <w:lang w:val="en-GB"/>
        </w:rPr>
        <w:t xml:space="preserve"> </w:t>
      </w:r>
      <w:r w:rsidR="00307AF0">
        <w:rPr>
          <w:lang w:val="en-GB"/>
        </w:rPr>
        <w:t>for patients with TBI</w:t>
      </w:r>
      <w:r w:rsidR="00A16F34">
        <w:rPr>
          <w:lang w:val="en-GB"/>
        </w:rPr>
        <w:t xml:space="preserve"> (table 3)</w:t>
      </w:r>
      <w:r w:rsidR="00307AF0">
        <w:rPr>
          <w:lang w:val="en-GB"/>
        </w:rPr>
        <w:t xml:space="preserve">. </w:t>
      </w:r>
      <w:r w:rsidR="00E01218">
        <w:rPr>
          <w:lang w:val="en-GB"/>
        </w:rPr>
        <w:t xml:space="preserve"> </w:t>
      </w:r>
      <w:commentRangeStart w:id="31"/>
      <w:r w:rsidR="00E01218">
        <w:rPr>
          <w:lang w:val="en-GB"/>
        </w:rPr>
        <w:t>Further, if death occurs early after trauma, the pa</w:t>
      </w:r>
      <w:r w:rsidR="00EE38F2">
        <w:rPr>
          <w:lang w:val="en-GB"/>
        </w:rPr>
        <w:t>tient</w:t>
      </w:r>
      <w:r w:rsidR="00F6208A">
        <w:rPr>
          <w:lang w:val="en-GB"/>
        </w:rPr>
        <w:t xml:space="preserve"> may have passed before other errors in care can take place.</w:t>
      </w:r>
      <w:r w:rsidR="00FC0F6C">
        <w:rPr>
          <w:lang w:val="en-GB"/>
        </w:rPr>
        <w:t xml:space="preserve"> Injury mortality is classically described with trimodal distribution; </w:t>
      </w:r>
      <w:r w:rsidR="00D13FEA">
        <w:rPr>
          <w:lang w:val="en-GB"/>
        </w:rPr>
        <w:t>immediate deaths at scene, early deaths due to haemorrhage and late deaths from organ failure</w:t>
      </w:r>
      <w:commentRangeEnd w:id="31"/>
      <w:r w:rsidR="00F80DC6">
        <w:rPr>
          <w:rStyle w:val="CommentReference"/>
          <w:bCs w:val="0"/>
          <w:lang w:val="sv-SE"/>
        </w:rPr>
        <w:commentReference w:id="31"/>
      </w:r>
      <w:r w:rsidR="00D13FEA">
        <w:rPr>
          <w:lang w:val="en-GB"/>
        </w:rPr>
        <w:t xml:space="preserve"> </w:t>
      </w:r>
      <w:r w:rsidR="004E0367">
        <w:rPr>
          <w:lang w:val="en-GB"/>
        </w:rPr>
        <w:fldChar w:fldCharType="begin"/>
      </w:r>
      <w:r w:rsidR="003779A5">
        <w:rPr>
          <w:lang w:val="en-GB"/>
        </w:rPr>
        <w:instrText xml:space="preserve"> ADDIN ZOTERO_ITEM CSL_CITATION {"citationID":"LCwdQPIZ","properties":{"formattedCitation":"(31)","plainCitation":"(31)","noteIndex":0},"citationItems":[{"id":155,"uris":["http://zotero.org/users/local/dRJOFA2S/items/JA9E6QSN"],"itemData":{"id":155,"type":"article-journal","abstract":"Injury mortality was classically described with a trimodal distribution, with immediate deaths at the scene, early deaths due to hemorrhage, and late deaths from organ failure. We hypothesized that the development of trauma systems has improved prehospital care, early resuscitation, and critical care and altered this pattern. This population-based study of all trauma deaths in an urban county with a mature trauma system reviewed data for 678 patients (median age, 33 years; 81% male; 43% gunshot, 20% motor vehicle crashes). Deaths were classified as immediate (scene), early (in hospital, ≤4 hours from injury), or late (&gt;4 hours after injury). Multinomial regression was used to identify independent predictors of immediate and early versus late deaths, adjusted for age, gender, race, intention, mechanism, toxicology, and cause of death. Results showed 416 (61%) immediate, 199 (29%) early, and 63 (10%) late deaths. Compared with the classical description, the percentage of immediate deaths remained unchanged, and early deaths occurred much earlier (median 52 vs 120 minutes). However, unlike the classic trimodal distribution, the late peak was greatly diminished. Intentional injuries, alcohol intoxication, asphyxia, and injuries to the head and chest were independent predictors of immediate death. Alcohol intoxication and injuries to the chest were predictors of early death, while pelvic fractures and blunt assaults were associated with late deaths. In conclusion, trauma deaths now have a predominantly bimodal distribution. Near elimination of the late peak likely represents advancements in resuscitation and critical care that have reduced organ failure. Further reductions in mortality will likely come from prevention of intentional injuries and injuries associated with alcohol intoxication.","container-title":"Proceedings (Baylor University. Medical Center)","ISSN":"0899-8280","issue":"4","journalAbbreviation":"Proc (Bayl Univ Med Cent)","note":"PMID: 20944754\nPMCID: PMC2943446","page":"349-354","source":"PubMed Central","title":"Changing epidemiology of trauma deaths leads to a bimodal distribution","volume":"23","author":[{"family":"Gunst","given":"Mark"},{"family":"Ghaemmaghami","given":"Vafa"},{"family":"Gruszecki","given":"Amy"},{"family":"Urban","given":"Jill"},{"family":"Frankel","given":"Heidi"},{"family":"Shafi","given":"Shahid"}],"issued":{"date-parts":[["2010",10]]}}}],"schema":"https://github.com/citation-style-language/schema/raw/master/csl-citation.json"} </w:instrText>
      </w:r>
      <w:r w:rsidR="004E0367">
        <w:rPr>
          <w:lang w:val="en-GB"/>
        </w:rPr>
        <w:fldChar w:fldCharType="separate"/>
      </w:r>
      <w:r w:rsidR="003779A5" w:rsidRPr="003779A5">
        <w:t>(31)</w:t>
      </w:r>
      <w:r w:rsidR="004E0367">
        <w:rPr>
          <w:lang w:val="en-GB"/>
        </w:rPr>
        <w:fldChar w:fldCharType="end"/>
      </w:r>
      <w:r w:rsidR="00EE38F2">
        <w:rPr>
          <w:lang w:val="en-GB"/>
        </w:rPr>
        <w:t>.</w:t>
      </w:r>
      <w:r w:rsidR="0015558C">
        <w:rPr>
          <w:lang w:val="en-GB"/>
        </w:rPr>
        <w:t xml:space="preserve"> A review </w:t>
      </w:r>
      <w:r w:rsidR="001C55DF">
        <w:rPr>
          <w:lang w:val="en-GB"/>
        </w:rPr>
        <w:t xml:space="preserve">on timing and cause of death after injury showed that </w:t>
      </w:r>
      <w:r w:rsidR="00695A30">
        <w:rPr>
          <w:lang w:val="en-GB"/>
        </w:rPr>
        <w:t>brain</w:t>
      </w:r>
      <w:r w:rsidR="00F764E9">
        <w:rPr>
          <w:lang w:val="en-GB"/>
        </w:rPr>
        <w:t xml:space="preserve"> injury is highly associated to</w:t>
      </w:r>
      <w:r w:rsidR="00897597">
        <w:rPr>
          <w:lang w:val="en-GB"/>
        </w:rPr>
        <w:t xml:space="preserve"> immediate death </w:t>
      </w:r>
      <w:r w:rsidR="00897597">
        <w:rPr>
          <w:lang w:val="en-GB"/>
        </w:rPr>
        <w:fldChar w:fldCharType="begin"/>
      </w:r>
      <w:r w:rsidR="003779A5">
        <w:rPr>
          <w:lang w:val="en-GB"/>
        </w:rPr>
        <w:instrText xml:space="preserve"> ADDIN ZOTERO_ITEM CSL_CITATION {"citationID":"Kze6TC7Q","properties":{"formattedCitation":"(32)","plainCitation":"(32)","noteIndex":0},"citationItems":[{"id":152,"uris":["http://zotero.org/users/local/dRJOFA2S/items/KRS5YAAX"],"itemData":{"id":152,"type":"article-journal","abstract":"Currently, long-term outcomes are significant because health care system changes will likely lead to a single payment for each occurrence of care, including readmissions—the “bundled payment” system. Therefore, it is essential to understand the outcomes of trauma patients discharged alive from trauma centers. This article reviews the current knowledge base on the timing and causes of deaths after trauma. The trimodal mortality model (immediate deaths, early deaths, and late deaths) is utilized as the early research describing trimodal distribution is discussed. Also covered is the successive work as trauma systems matured, showing a shift toward a bimodal distribution with a decline in late deaths. Finally, studies of long-term outcomes are highlighted. Deaths occurring within minutes or a few hours of injury are largely unchanged, which underscores the enormity of injuries to the central nervous and cardiovascular systems. Late deaths caused by multiple organ failure and sepsis have declined considerably, however. Also, the causes of death in this patient population remain constant. Lastly, a considerable number of deaths after discharge may be due to nontraumatic causes.","container-title":"Proceedings (Baylor University. Medical Center)","ISSN":"0899-8280","issue":"2","journalAbbreviation":"Proc (Bayl Univ Med Cent)","note":"PMID: 23543966\nPMCID: PMC3603725","page":"120-123","source":"PubMed Central","title":"Timing and causes of death after injuries","volume":"26","author":[{"family":"Sobrino","given":"Justin"},{"family":"Shafi","given":"Shahid"}],"issued":{"date-parts":[["2013",4]]}}}],"schema":"https://github.com/citation-style-language/schema/raw/master/csl-citation.json"} </w:instrText>
      </w:r>
      <w:r w:rsidR="00897597">
        <w:rPr>
          <w:lang w:val="en-GB"/>
        </w:rPr>
        <w:fldChar w:fldCharType="separate"/>
      </w:r>
      <w:r w:rsidR="003779A5" w:rsidRPr="003779A5">
        <w:t>(32)</w:t>
      </w:r>
      <w:r w:rsidR="00897597">
        <w:rPr>
          <w:lang w:val="en-GB"/>
        </w:rPr>
        <w:fldChar w:fldCharType="end"/>
      </w:r>
      <w:r w:rsidR="00695A30">
        <w:rPr>
          <w:lang w:val="en-GB"/>
        </w:rPr>
        <w:t xml:space="preserve">. </w:t>
      </w:r>
      <w:r w:rsidR="00A924F1">
        <w:rPr>
          <w:lang w:val="en-GB"/>
        </w:rPr>
        <w:t xml:space="preserve">However, when adjusting for </w:t>
      </w:r>
      <w:r w:rsidR="00A02029">
        <w:rPr>
          <w:lang w:val="en-GB"/>
        </w:rPr>
        <w:t>death on arrival</w:t>
      </w:r>
      <w:r w:rsidR="00011C02">
        <w:rPr>
          <w:lang w:val="en-GB"/>
        </w:rPr>
        <w:t xml:space="preserve">, </w:t>
      </w:r>
      <w:proofErr w:type="spellStart"/>
      <w:r w:rsidR="00856298">
        <w:rPr>
          <w:lang w:val="en-GB"/>
        </w:rPr>
        <w:t>Ghor</w:t>
      </w:r>
      <w:r w:rsidR="0069003C">
        <w:rPr>
          <w:lang w:val="en-GB"/>
        </w:rPr>
        <w:t>bani</w:t>
      </w:r>
      <w:proofErr w:type="spellEnd"/>
      <w:r w:rsidR="0069003C">
        <w:rPr>
          <w:lang w:val="en-GB"/>
        </w:rPr>
        <w:t xml:space="preserve"> and </w:t>
      </w:r>
      <w:proofErr w:type="spellStart"/>
      <w:r w:rsidR="0069003C">
        <w:rPr>
          <w:lang w:val="en-GB"/>
        </w:rPr>
        <w:t>Strömmer</w:t>
      </w:r>
      <w:proofErr w:type="spellEnd"/>
      <w:r w:rsidR="0069003C">
        <w:rPr>
          <w:lang w:val="en-GB"/>
        </w:rPr>
        <w:t xml:space="preserve"> </w:t>
      </w:r>
      <w:r w:rsidR="00B47098">
        <w:rPr>
          <w:lang w:val="en-GB"/>
        </w:rPr>
        <w:t>found that TBI</w:t>
      </w:r>
      <w:r w:rsidR="00A15950">
        <w:rPr>
          <w:lang w:val="en-GB"/>
        </w:rPr>
        <w:t xml:space="preserve"> </w:t>
      </w:r>
      <w:r w:rsidR="002A46E1">
        <w:rPr>
          <w:lang w:val="en-GB"/>
        </w:rPr>
        <w:t>related death increased</w:t>
      </w:r>
      <w:r w:rsidR="00B40EB8">
        <w:rPr>
          <w:lang w:val="en-GB"/>
        </w:rPr>
        <w:t xml:space="preserve"> and that most </w:t>
      </w:r>
      <w:r w:rsidR="000C6202">
        <w:rPr>
          <w:lang w:val="en-GB"/>
        </w:rPr>
        <w:t xml:space="preserve">TBI deaths occur late </w:t>
      </w:r>
      <w:r w:rsidR="000C6202">
        <w:rPr>
          <w:lang w:val="en-GB"/>
        </w:rPr>
        <w:fldChar w:fldCharType="begin"/>
      </w:r>
      <w:r w:rsidR="003779A5">
        <w:rPr>
          <w:lang w:val="en-GB"/>
        </w:rPr>
        <w:instrText xml:space="preserve"> ADDIN ZOTERO_ITEM CSL_CITATION {"citationID":"ZBTySd4R","properties":{"formattedCitation":"(27)","plainCitation":"(27)","noteIndex":0},"citationItems":[{"id":111,"uris":["http://zotero.org/users/local/dRJOFA2S/items/3PXG4Y66"],"itemData":{"id":111,"type":"article-journal","abstract":"Background The wide disparity in the methodology of preventable death analysis has created a lack of comparability among previous studies. The guidelines for the peer review (PR) procedure suggest the inclusion of risk-adjustment methods to identify patients to review, that is, exclude non-preventable deaths (probability of survival [Ps] &lt; 25%) or focus on preventable deaths (Ps &gt; 50%). We aimed to, through PR process, (1) identify preventable death and errors committed in a level-I trauma centre, and (2) explore the use of different risk-adjustment methods as a complement. Methods A multidisciplinary committee reviewed all trauma patients, which died a trauma-related death, within 30 days of admission to Karolinska University Hospital, Stockholm, in the period of 2012-2016. Ps was calculated according to TRISS and NORMIT and their accuracy where compared. Results Two hundred and ninety-eight deaths were identified and 252 were reviewed. The majority of deaths occurred between 1 and 7 days. Ten deaths (4.0%) were classified as preventable. Sixty-seven errors were identified in 53 (21.0%) deaths. The most common error was inappropriate treatment in all deaths (21 of 67) and in preventable deaths (5 of 13). Median Ps in non-preventable deaths was higher than the cut-off (&lt;25%) and Ps-TRISS was almost twice as high as Ps-NORMIT (65% vs 33%, P &lt; .001). Two clinically judged preventable deaths with Ps &lt;25% would have been missed with both models. Median Ps in preventable deaths was above the cut-off (&gt;50%) and higher with Ps-TRISS vs Ps-NORMIT (75% vs 58%, P &lt; .001). Three and 4 clinically judged preventable deaths would have been missed, respectively, for TRISS and NORMIT, if using this cut-off. Conclusion Preventable deaths were commonly caused by clinical judgment errors in the early phases but death occurred late. Ps calculated with NORMIT was more accurate than TRISS in predicting mortality, but both perform poorly in identifying preventable and non-preventable deaths when applying the cut-offs. PR of all trauma death is still the golden standard in preventability analysis.","container-title":"Acta Anaesthesiologica Scandinavica","DOI":"10.1111/aas.13151","ISSN":"1399-6576","issue":"8","language":"en","note":"_eprint: https://onlinelibrary.wiley.com/doi/pdf/10.1111/aas.13151","page":"1146-1153","source":"Wiley Online Library","title":"Analysis of preventable deaths and errors in trauma care in a Scandinavian trauma level-I centre","volume":"62","author":[{"family":"Ghorbani","given":"P."},{"family":"Strömmer","given":"L."}],"issued":{"date-parts":[["2018"]]}}}],"schema":"https://github.com/citation-style-language/schema/raw/master/csl-citation.json"} </w:instrText>
      </w:r>
      <w:r w:rsidR="000C6202">
        <w:rPr>
          <w:lang w:val="en-GB"/>
        </w:rPr>
        <w:fldChar w:fldCharType="separate"/>
      </w:r>
      <w:r w:rsidR="003779A5" w:rsidRPr="003779A5">
        <w:t>(27)</w:t>
      </w:r>
      <w:r w:rsidR="000C6202">
        <w:rPr>
          <w:lang w:val="en-GB"/>
        </w:rPr>
        <w:fldChar w:fldCharType="end"/>
      </w:r>
      <w:r w:rsidR="00880F5D">
        <w:rPr>
          <w:lang w:val="en-GB"/>
        </w:rPr>
        <w:t xml:space="preserve">. </w:t>
      </w:r>
    </w:p>
    <w:p w14:paraId="7872C5B2" w14:textId="77777777" w:rsidR="001F601F" w:rsidRDefault="001F601F" w:rsidP="00FA2E5B">
      <w:pPr>
        <w:pStyle w:val="Brdtext1"/>
        <w:rPr>
          <w:lang w:val="en-GB"/>
        </w:rPr>
      </w:pPr>
    </w:p>
    <w:p w14:paraId="70D2E546" w14:textId="11F56C77" w:rsidR="00712A8B" w:rsidRDefault="00463705" w:rsidP="00FA2E5B">
      <w:pPr>
        <w:pStyle w:val="Brdtext1"/>
        <w:rPr>
          <w:lang w:val="en-GB"/>
        </w:rPr>
      </w:pPr>
      <w:r>
        <w:rPr>
          <w:lang w:val="en-GB"/>
        </w:rPr>
        <w:t xml:space="preserve">Patients with isolated TBI and </w:t>
      </w:r>
      <w:ins w:id="32" w:author="Jonatan Attergrim" w:date="2023-04-25T18:18:00Z">
        <w:r w:rsidR="00F80DC6">
          <w:rPr>
            <w:lang w:val="en-GB"/>
          </w:rPr>
          <w:t>BM</w:t>
        </w:r>
      </w:ins>
      <w:del w:id="33" w:author="Jonatan Attergrim" w:date="2023-04-25T18:18:00Z">
        <w:r w:rsidDel="00F80DC6">
          <w:rPr>
            <w:lang w:val="en-GB"/>
          </w:rPr>
          <w:delText>MB</w:delText>
        </w:r>
      </w:del>
      <w:r>
        <w:rPr>
          <w:lang w:val="en-GB"/>
        </w:rPr>
        <w:t xml:space="preserve"> with TBI were more likel</w:t>
      </w:r>
      <w:r w:rsidR="00A91A06">
        <w:rPr>
          <w:lang w:val="en-GB"/>
        </w:rPr>
        <w:t>y to experience delays in treatmen</w:t>
      </w:r>
      <w:r w:rsidR="00A2441E">
        <w:rPr>
          <w:lang w:val="en-GB"/>
        </w:rPr>
        <w:t>t</w:t>
      </w:r>
      <w:r w:rsidR="00C94E79">
        <w:rPr>
          <w:lang w:val="en-GB"/>
        </w:rPr>
        <w:t>,</w:t>
      </w:r>
      <w:r w:rsidR="00A2441E">
        <w:rPr>
          <w:lang w:val="en-GB"/>
        </w:rPr>
        <w:t xml:space="preserve"> more specifically long time to operation.</w:t>
      </w:r>
      <w:r w:rsidR="00770AFA">
        <w:rPr>
          <w:lang w:val="en-GB"/>
        </w:rPr>
        <w:t xml:space="preserve"> </w:t>
      </w:r>
      <w:r w:rsidR="00332F6D">
        <w:rPr>
          <w:lang w:val="en-GB"/>
        </w:rPr>
        <w:t xml:space="preserve">Studies of OFIs </w:t>
      </w:r>
      <w:r w:rsidR="00770AFA">
        <w:rPr>
          <w:lang w:val="en-GB"/>
        </w:rPr>
        <w:t xml:space="preserve">may </w:t>
      </w:r>
      <w:r w:rsidR="001F2C72">
        <w:rPr>
          <w:lang w:val="en-GB"/>
        </w:rPr>
        <w:t xml:space="preserve">be </w:t>
      </w:r>
      <w:r w:rsidR="00770AFA">
        <w:rPr>
          <w:lang w:val="en-GB"/>
        </w:rPr>
        <w:t xml:space="preserve">complicated </w:t>
      </w:r>
      <w:r w:rsidR="00FE3FEB">
        <w:rPr>
          <w:lang w:val="en-GB"/>
        </w:rPr>
        <w:t xml:space="preserve">by </w:t>
      </w:r>
      <w:r w:rsidR="00C57E30">
        <w:rPr>
          <w:lang w:val="en-GB"/>
        </w:rPr>
        <w:t xml:space="preserve">distinguishment between </w:t>
      </w:r>
      <w:r w:rsidR="00577D73">
        <w:rPr>
          <w:lang w:val="en-GB"/>
        </w:rPr>
        <w:t xml:space="preserve">active and latent </w:t>
      </w:r>
      <w:r w:rsidR="00E90BC2">
        <w:rPr>
          <w:lang w:val="en-GB"/>
        </w:rPr>
        <w:t>errors. Active errors are</w:t>
      </w:r>
      <w:r w:rsidR="001F2C72">
        <w:rPr>
          <w:lang w:val="en-GB"/>
        </w:rPr>
        <w:t xml:space="preserve"> failures that lead to direct </w:t>
      </w:r>
      <w:r w:rsidR="00C43AEA">
        <w:rPr>
          <w:lang w:val="en-GB"/>
        </w:rPr>
        <w:t xml:space="preserve">adverse outcomes, </w:t>
      </w:r>
      <w:r w:rsidR="00AC78B7">
        <w:rPr>
          <w:lang w:val="en-GB"/>
        </w:rPr>
        <w:t xml:space="preserve">whereas </w:t>
      </w:r>
      <w:r w:rsidR="00C43AEA">
        <w:rPr>
          <w:lang w:val="en-GB"/>
        </w:rPr>
        <w:t xml:space="preserve">latent errors predispose for active errors or adverse outcomes </w:t>
      </w:r>
      <w:r w:rsidR="00252E9A">
        <w:rPr>
          <w:lang w:val="en-GB"/>
        </w:rPr>
        <w:fldChar w:fldCharType="begin"/>
      </w:r>
      <w:r w:rsidR="00BD160D">
        <w:rPr>
          <w:lang w:val="en-GB"/>
        </w:rPr>
        <w:instrText xml:space="preserve"> ADDIN ZOTERO_ITEM CSL_CITATION {"citationID":"0SAqmB4A","properties":{"formattedCitation":"(19)","plainCitation":"(19)","noteIndex":0},"citationItems":[{"id":72,"uris":["http://zotero.org/users/local/dRJOFA2S/items/WXERPQHE"],"itemData":{"id":72,"type":"article-journal","abstract":"Bleeding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252E9A">
        <w:rPr>
          <w:lang w:val="en-GB"/>
        </w:rPr>
        <w:fldChar w:fldCharType="separate"/>
      </w:r>
      <w:r w:rsidR="00BD160D" w:rsidRPr="00BD160D">
        <w:t>(19)</w:t>
      </w:r>
      <w:r w:rsidR="00252E9A">
        <w:rPr>
          <w:lang w:val="en-GB"/>
        </w:rPr>
        <w:fldChar w:fldCharType="end"/>
      </w:r>
      <w:r w:rsidR="00252E9A">
        <w:rPr>
          <w:lang w:val="en-GB"/>
        </w:rPr>
        <w:t xml:space="preserve">. Delays in treatment might </w:t>
      </w:r>
      <w:r w:rsidR="00156122">
        <w:rPr>
          <w:lang w:val="en-GB"/>
        </w:rPr>
        <w:t>th</w:t>
      </w:r>
      <w:r w:rsidR="00F76037">
        <w:rPr>
          <w:lang w:val="en-GB"/>
        </w:rPr>
        <w:t>u</w:t>
      </w:r>
      <w:r w:rsidR="00156122">
        <w:rPr>
          <w:lang w:val="en-GB"/>
        </w:rPr>
        <w:t xml:space="preserve">s be an </w:t>
      </w:r>
      <w:r w:rsidR="00FD5597">
        <w:rPr>
          <w:lang w:val="en-GB"/>
        </w:rPr>
        <w:t xml:space="preserve">outcome of a latent error in judgement </w:t>
      </w:r>
      <w:r w:rsidR="00EC0781">
        <w:rPr>
          <w:lang w:val="en-GB"/>
        </w:rPr>
        <w:t xml:space="preserve">such as </w:t>
      </w:r>
      <w:r w:rsidR="002E4BC1">
        <w:rPr>
          <w:lang w:val="en-GB"/>
        </w:rPr>
        <w:t>f</w:t>
      </w:r>
      <w:r w:rsidR="00EC0781">
        <w:rPr>
          <w:lang w:val="en-GB"/>
        </w:rPr>
        <w:t xml:space="preserve">ailure </w:t>
      </w:r>
      <w:r w:rsidR="00AF3866">
        <w:rPr>
          <w:lang w:val="en-GB"/>
        </w:rPr>
        <w:t xml:space="preserve">in </w:t>
      </w:r>
      <w:r w:rsidR="001746E2">
        <w:rPr>
          <w:lang w:val="en-GB"/>
        </w:rPr>
        <w:t xml:space="preserve">decision </w:t>
      </w:r>
      <w:r w:rsidR="00C559D1">
        <w:rPr>
          <w:lang w:val="en-GB"/>
        </w:rPr>
        <w:t>to</w:t>
      </w:r>
      <w:r w:rsidR="001746E2">
        <w:rPr>
          <w:lang w:val="en-GB"/>
        </w:rPr>
        <w:t xml:space="preserve"> </w:t>
      </w:r>
      <w:r w:rsidR="00C559D1">
        <w:rPr>
          <w:lang w:val="en-GB"/>
        </w:rPr>
        <w:t>take</w:t>
      </w:r>
      <w:r w:rsidR="00FC522E">
        <w:rPr>
          <w:lang w:val="en-GB"/>
        </w:rPr>
        <w:t xml:space="preserve"> the</w:t>
      </w:r>
      <w:r w:rsidR="001746E2">
        <w:rPr>
          <w:lang w:val="en-GB"/>
        </w:rPr>
        <w:t xml:space="preserve"> patient to theatre</w:t>
      </w:r>
      <w:r w:rsidR="00AF3866">
        <w:rPr>
          <w:lang w:val="en-GB"/>
        </w:rPr>
        <w:t xml:space="preserve"> or </w:t>
      </w:r>
      <w:r w:rsidR="001746E2">
        <w:rPr>
          <w:lang w:val="en-GB"/>
        </w:rPr>
        <w:t>lack of adequate</w:t>
      </w:r>
      <w:r w:rsidR="00AF3866">
        <w:rPr>
          <w:lang w:val="en-GB"/>
        </w:rPr>
        <w:t xml:space="preserve"> competence at </w:t>
      </w:r>
      <w:r w:rsidR="00156122">
        <w:rPr>
          <w:lang w:val="en-GB"/>
        </w:rPr>
        <w:t xml:space="preserve">site to perform </w:t>
      </w:r>
      <w:r w:rsidR="00FC522E">
        <w:rPr>
          <w:lang w:val="en-GB"/>
        </w:rPr>
        <w:t xml:space="preserve">the </w:t>
      </w:r>
      <w:r w:rsidR="00156122">
        <w:rPr>
          <w:lang w:val="en-GB"/>
        </w:rPr>
        <w:t>operation</w:t>
      </w:r>
      <w:r w:rsidR="00B45C5E">
        <w:rPr>
          <w:lang w:val="en-GB"/>
        </w:rPr>
        <w:t xml:space="preserve">. </w:t>
      </w:r>
      <w:r w:rsidR="00A2214A">
        <w:rPr>
          <w:lang w:val="en-GB"/>
        </w:rPr>
        <w:t xml:space="preserve">When </w:t>
      </w:r>
      <w:r w:rsidR="009506B5">
        <w:rPr>
          <w:lang w:val="en-GB"/>
        </w:rPr>
        <w:t xml:space="preserve">O’Reilly </w:t>
      </w:r>
      <w:r w:rsidR="00A2214A">
        <w:rPr>
          <w:lang w:val="en-GB"/>
        </w:rPr>
        <w:t xml:space="preserve">studied patients who die from haemorrhage after trauma, </w:t>
      </w:r>
      <w:r w:rsidR="00882D57">
        <w:rPr>
          <w:lang w:val="en-GB"/>
        </w:rPr>
        <w:t xml:space="preserve">OFIs related to </w:t>
      </w:r>
      <w:r w:rsidR="00184C1C">
        <w:rPr>
          <w:lang w:val="en-GB"/>
        </w:rPr>
        <w:t xml:space="preserve">decision between </w:t>
      </w:r>
      <w:r w:rsidR="00900B14">
        <w:rPr>
          <w:lang w:val="en-GB"/>
        </w:rPr>
        <w:t xml:space="preserve">surgery, radiology </w:t>
      </w:r>
      <w:r w:rsidR="003968CF">
        <w:rPr>
          <w:lang w:val="en-GB"/>
        </w:rPr>
        <w:t>and further investigation w</w:t>
      </w:r>
      <w:r w:rsidR="00DC23CD">
        <w:rPr>
          <w:lang w:val="en-GB"/>
        </w:rPr>
        <w:t xml:space="preserve">ere </w:t>
      </w:r>
      <w:r w:rsidR="009126C3">
        <w:rPr>
          <w:lang w:val="en-GB"/>
        </w:rPr>
        <w:t xml:space="preserve">most </w:t>
      </w:r>
      <w:r w:rsidR="00DC23CD">
        <w:rPr>
          <w:lang w:val="en-GB"/>
        </w:rPr>
        <w:t xml:space="preserve">common </w:t>
      </w:r>
      <w:r w:rsidR="009126C3">
        <w:rPr>
          <w:lang w:val="en-GB"/>
        </w:rPr>
        <w:fldChar w:fldCharType="begin"/>
      </w:r>
      <w:r w:rsidR="00BD160D">
        <w:rPr>
          <w:lang w:val="en-GB"/>
        </w:rPr>
        <w:instrText xml:space="preserve"> ADDIN ZOTERO_ITEM CSL_CITATION {"citationID":"5QLJtBO5","properties":{"formattedCitation":"(19)","plainCitation":"(19)","noteIndex":0},"citationItems":[{"id":72,"uris":["http://zotero.org/users/local/dRJOFA2S/items/WXERPQHE"],"itemData":{"id":72,"type":"article-journal","abstract":"Bleeding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9126C3">
        <w:rPr>
          <w:lang w:val="en-GB"/>
        </w:rPr>
        <w:fldChar w:fldCharType="separate"/>
      </w:r>
      <w:r w:rsidR="00BD160D" w:rsidRPr="00BD160D">
        <w:t>(19)</w:t>
      </w:r>
      <w:r w:rsidR="009126C3">
        <w:rPr>
          <w:lang w:val="en-GB"/>
        </w:rPr>
        <w:fldChar w:fldCharType="end"/>
      </w:r>
      <w:r w:rsidR="00805544">
        <w:rPr>
          <w:lang w:val="en-GB"/>
        </w:rPr>
        <w:t xml:space="preserve">. </w:t>
      </w:r>
    </w:p>
    <w:p w14:paraId="25B51FA2" w14:textId="77777777" w:rsidR="002233F9" w:rsidRPr="003F7195" w:rsidRDefault="002233F9" w:rsidP="00FA2E5B">
      <w:pPr>
        <w:pStyle w:val="Brdtext1"/>
        <w:rPr>
          <w:lang w:val="en-GB"/>
        </w:rPr>
      </w:pPr>
    </w:p>
    <w:p w14:paraId="33DBD9DC" w14:textId="6DE97AA0" w:rsidR="00077458" w:rsidRPr="003F7195" w:rsidRDefault="00A23613" w:rsidP="00FA2E5B">
      <w:pPr>
        <w:pStyle w:val="Brdtext1"/>
        <w:rPr>
          <w:lang w:val="en-GB"/>
        </w:rPr>
      </w:pPr>
      <w:r w:rsidRPr="003F7195">
        <w:rPr>
          <w:lang w:val="en-GB"/>
        </w:rPr>
        <w:t xml:space="preserve">Discuss preventability </w:t>
      </w:r>
      <w:hyperlink r:id="rId22" w:history="1">
        <w:r w:rsidR="00077458" w:rsidRPr="003F7195">
          <w:rPr>
            <w:rStyle w:val="Hyperlink"/>
            <w:lang w:val="en-GB"/>
          </w:rPr>
          <w:t>Preventable or Potentially Preventable Mortality at a Mature... : Journal of Trauma and Acute Care Surgery (lww.com)</w:t>
        </w:r>
      </w:hyperlink>
      <w:r w:rsidR="00A47305" w:rsidRPr="003F7195">
        <w:rPr>
          <w:lang w:val="en-GB"/>
        </w:rPr>
        <w:t>. Compare outcomes with ours</w:t>
      </w:r>
      <w:r w:rsidR="009906EA" w:rsidRPr="003F7195">
        <w:rPr>
          <w:lang w:val="en-GB"/>
        </w:rPr>
        <w:t xml:space="preserve">. Our </w:t>
      </w:r>
      <w:proofErr w:type="spellStart"/>
      <w:r w:rsidR="009906EA" w:rsidRPr="003F7195">
        <w:rPr>
          <w:lang w:val="en-GB"/>
        </w:rPr>
        <w:t>ofis</w:t>
      </w:r>
      <w:proofErr w:type="spellEnd"/>
      <w:r w:rsidR="009906EA" w:rsidRPr="003F7195">
        <w:rPr>
          <w:lang w:val="en-GB"/>
        </w:rPr>
        <w:t xml:space="preserve"> are not </w:t>
      </w:r>
      <w:r w:rsidR="00E67A61" w:rsidRPr="003F7195">
        <w:rPr>
          <w:lang w:val="en-GB"/>
        </w:rPr>
        <w:t xml:space="preserve">directly associated to death. </w:t>
      </w:r>
    </w:p>
    <w:p w14:paraId="0321AEFD" w14:textId="061CCA5C" w:rsidR="00B57063" w:rsidRPr="003F7195" w:rsidRDefault="006C098D" w:rsidP="00B57063">
      <w:pPr>
        <w:pStyle w:val="Brdtext1"/>
        <w:numPr>
          <w:ilvl w:val="0"/>
          <w:numId w:val="9"/>
        </w:numPr>
        <w:rPr>
          <w:lang w:val="en-GB"/>
        </w:rPr>
      </w:pPr>
      <w:r w:rsidRPr="003F7195">
        <w:rPr>
          <w:lang w:val="en-GB"/>
        </w:rPr>
        <w:t>The most common cause of death was bleeding, followed by multiorgan dysfunction</w:t>
      </w:r>
      <w:r w:rsidR="00B57063" w:rsidRPr="003F7195">
        <w:rPr>
          <w:lang w:val="en-GB"/>
        </w:rPr>
        <w:t xml:space="preserve"> syndrome</w:t>
      </w:r>
    </w:p>
    <w:p w14:paraId="79CC828C" w14:textId="237E3BD4" w:rsidR="009906EA" w:rsidRPr="003F7195" w:rsidRDefault="00B57063" w:rsidP="00B57063">
      <w:pPr>
        <w:pStyle w:val="Brdtext1"/>
        <w:numPr>
          <w:ilvl w:val="0"/>
          <w:numId w:val="9"/>
        </w:numPr>
        <w:rPr>
          <w:lang w:val="en-GB"/>
        </w:rPr>
      </w:pPr>
      <w:r w:rsidRPr="003F7195">
        <w:rPr>
          <w:lang w:val="en-GB"/>
        </w:rPr>
        <w:t>Most common errors (</w:t>
      </w:r>
      <w:proofErr w:type="spellStart"/>
      <w:r w:rsidRPr="003F7195">
        <w:rPr>
          <w:lang w:val="en-GB"/>
        </w:rPr>
        <w:t>ofi</w:t>
      </w:r>
      <w:proofErr w:type="spellEnd"/>
      <w:r w:rsidRPr="003F7195">
        <w:rPr>
          <w:lang w:val="en-GB"/>
        </w:rPr>
        <w:t>)</w:t>
      </w:r>
      <w:r w:rsidR="009906EA" w:rsidRPr="003F7195">
        <w:rPr>
          <w:lang w:val="en-GB"/>
        </w:rPr>
        <w:t xml:space="preserve"> contributing to </w:t>
      </w:r>
      <w:proofErr w:type="gramStart"/>
      <w:r w:rsidR="009906EA" w:rsidRPr="003F7195">
        <w:rPr>
          <w:lang w:val="en-GB"/>
        </w:rPr>
        <w:t xml:space="preserve">death </w:t>
      </w:r>
      <w:r w:rsidRPr="003F7195">
        <w:rPr>
          <w:lang w:val="en-GB"/>
        </w:rPr>
        <w:t>:</w:t>
      </w:r>
      <w:proofErr w:type="gramEnd"/>
      <w:r w:rsidRPr="003F7195">
        <w:rPr>
          <w:lang w:val="en-GB"/>
        </w:rPr>
        <w:t xml:space="preserve"> </w:t>
      </w:r>
    </w:p>
    <w:p w14:paraId="2712624C" w14:textId="6F751655" w:rsidR="00B57063" w:rsidRPr="003F7195" w:rsidRDefault="00B57063" w:rsidP="00E80F59">
      <w:pPr>
        <w:pStyle w:val="Brdtext1"/>
        <w:numPr>
          <w:ilvl w:val="1"/>
          <w:numId w:val="9"/>
        </w:numPr>
        <w:rPr>
          <w:lang w:val="en-GB"/>
        </w:rPr>
      </w:pPr>
      <w:r w:rsidRPr="003F7195">
        <w:rPr>
          <w:lang w:val="en-GB"/>
        </w:rPr>
        <w:t>delay in treatment (</w:t>
      </w:r>
      <w:r w:rsidR="00112798" w:rsidRPr="003F7195">
        <w:rPr>
          <w:lang w:val="en-GB"/>
        </w:rPr>
        <w:t>52,9</w:t>
      </w:r>
      <w:r w:rsidR="00A47305" w:rsidRPr="003F7195">
        <w:rPr>
          <w:lang w:val="en-GB"/>
        </w:rPr>
        <w:t>%)</w:t>
      </w:r>
      <w:r w:rsidR="00E67A61" w:rsidRPr="003F7195">
        <w:rPr>
          <w:lang w:val="en-GB"/>
        </w:rPr>
        <w:t xml:space="preserve">, failing to activate </w:t>
      </w:r>
      <w:r w:rsidR="00DD1151" w:rsidRPr="003F7195">
        <w:rPr>
          <w:lang w:val="en-GB"/>
        </w:rPr>
        <w:t xml:space="preserve">trauma team, </w:t>
      </w:r>
      <w:r w:rsidR="00B87A60" w:rsidRPr="003F7195">
        <w:rPr>
          <w:lang w:val="en-GB"/>
        </w:rPr>
        <w:t xml:space="preserve">resulting in bleeding to death </w:t>
      </w:r>
    </w:p>
    <w:p w14:paraId="6B73C32A" w14:textId="47962C5D" w:rsidR="00A47305" w:rsidRPr="003F7195" w:rsidRDefault="00A47305" w:rsidP="00E80F59">
      <w:pPr>
        <w:pStyle w:val="Brdtext1"/>
        <w:numPr>
          <w:ilvl w:val="1"/>
          <w:numId w:val="9"/>
        </w:numPr>
        <w:rPr>
          <w:lang w:val="en-GB"/>
        </w:rPr>
      </w:pPr>
      <w:proofErr w:type="spellStart"/>
      <w:r w:rsidRPr="003F7195">
        <w:rPr>
          <w:lang w:val="en-GB"/>
        </w:rPr>
        <w:t>Clincal</w:t>
      </w:r>
      <w:proofErr w:type="spellEnd"/>
      <w:r w:rsidRPr="003F7195">
        <w:rPr>
          <w:lang w:val="en-GB"/>
        </w:rPr>
        <w:t xml:space="preserve"> judgement error (</w:t>
      </w:r>
      <w:r w:rsidR="00112798" w:rsidRPr="003F7195">
        <w:rPr>
          <w:lang w:val="en-GB"/>
        </w:rPr>
        <w:t>21,6</w:t>
      </w:r>
      <w:r w:rsidRPr="003F7195">
        <w:rPr>
          <w:lang w:val="en-GB"/>
        </w:rPr>
        <w:t>%)</w:t>
      </w:r>
      <w:r w:rsidR="00B87A60" w:rsidRPr="003F7195">
        <w:rPr>
          <w:lang w:val="en-GB"/>
        </w:rPr>
        <w:t xml:space="preserve"> </w:t>
      </w:r>
      <w:r w:rsidR="00CC502F" w:rsidRPr="003F7195">
        <w:rPr>
          <w:lang w:val="en-GB"/>
        </w:rPr>
        <w:t>–</w:t>
      </w:r>
      <w:r w:rsidR="00B87A60" w:rsidRPr="003F7195">
        <w:rPr>
          <w:lang w:val="en-GB"/>
        </w:rPr>
        <w:t xml:space="preserve"> </w:t>
      </w:r>
      <w:r w:rsidR="00582132" w:rsidRPr="003F7195">
        <w:rPr>
          <w:lang w:val="en-GB"/>
        </w:rPr>
        <w:t xml:space="preserve">inadequate monitoring of the patients – long time to DT – missing </w:t>
      </w:r>
      <w:proofErr w:type="spellStart"/>
      <w:r w:rsidR="00582132" w:rsidRPr="003F7195">
        <w:rPr>
          <w:lang w:val="en-GB"/>
        </w:rPr>
        <w:t>hemorrage</w:t>
      </w:r>
      <w:proofErr w:type="spellEnd"/>
      <w:r w:rsidR="00582132" w:rsidRPr="003F7195">
        <w:rPr>
          <w:lang w:val="en-GB"/>
        </w:rPr>
        <w:t xml:space="preserve"> or intra-cranial </w:t>
      </w:r>
      <w:proofErr w:type="spellStart"/>
      <w:r w:rsidR="00582132" w:rsidRPr="003F7195">
        <w:rPr>
          <w:lang w:val="en-GB"/>
        </w:rPr>
        <w:t>bleedning</w:t>
      </w:r>
      <w:proofErr w:type="spellEnd"/>
      <w:r w:rsidR="00582132" w:rsidRPr="003F7195">
        <w:rPr>
          <w:lang w:val="en-GB"/>
        </w:rPr>
        <w:t xml:space="preserve"> -</w:t>
      </w:r>
      <w:r w:rsidR="00073D99" w:rsidRPr="003F7195">
        <w:rPr>
          <w:lang w:val="en-GB"/>
        </w:rPr>
        <w:t xml:space="preserve">leading to herniation </w:t>
      </w:r>
    </w:p>
    <w:p w14:paraId="4C08DB8C" w14:textId="5FCB1406" w:rsidR="00A90686" w:rsidRPr="003F7195" w:rsidRDefault="009C6C66" w:rsidP="00E80F59">
      <w:pPr>
        <w:pStyle w:val="Brdtext1"/>
        <w:numPr>
          <w:ilvl w:val="1"/>
          <w:numId w:val="9"/>
        </w:numPr>
        <w:rPr>
          <w:lang w:val="en-GB"/>
        </w:rPr>
      </w:pPr>
      <w:r w:rsidRPr="003F7195">
        <w:rPr>
          <w:lang w:val="en-GB"/>
        </w:rPr>
        <w:t>Missed diagnosis (</w:t>
      </w:r>
      <w:r w:rsidR="00112798" w:rsidRPr="003F7195">
        <w:rPr>
          <w:lang w:val="en-GB"/>
        </w:rPr>
        <w:t>11,8%)</w:t>
      </w:r>
      <w:r w:rsidR="00073D99" w:rsidRPr="003F7195">
        <w:rPr>
          <w:lang w:val="en-GB"/>
        </w:rPr>
        <w:t xml:space="preserve"> – missing </w:t>
      </w:r>
      <w:r w:rsidR="00A90686" w:rsidRPr="003F7195">
        <w:rPr>
          <w:lang w:val="en-GB"/>
        </w:rPr>
        <w:t>injuries on CT or during laparotomy</w:t>
      </w:r>
    </w:p>
    <w:p w14:paraId="5CEE338A" w14:textId="13417DF2" w:rsidR="00077458" w:rsidRPr="003F7195" w:rsidRDefault="00112798" w:rsidP="00E80F59">
      <w:pPr>
        <w:pStyle w:val="Brdtext1"/>
        <w:numPr>
          <w:ilvl w:val="1"/>
          <w:numId w:val="9"/>
        </w:numPr>
        <w:rPr>
          <w:lang w:val="en-GB"/>
        </w:rPr>
      </w:pPr>
      <w:r w:rsidRPr="003F7195">
        <w:rPr>
          <w:lang w:val="en-GB"/>
        </w:rPr>
        <w:t>Technical error (7,8%)</w:t>
      </w:r>
      <w:r w:rsidR="00A90686" w:rsidRPr="003F7195">
        <w:rPr>
          <w:lang w:val="en-GB"/>
        </w:rPr>
        <w:t xml:space="preserve"> </w:t>
      </w:r>
      <w:proofErr w:type="gramStart"/>
      <w:r w:rsidR="00471F53" w:rsidRPr="003F7195">
        <w:rPr>
          <w:lang w:val="en-GB"/>
        </w:rPr>
        <w:t>–</w:t>
      </w:r>
      <w:r w:rsidR="00A90686" w:rsidRPr="003F7195">
        <w:rPr>
          <w:lang w:val="en-GB"/>
        </w:rPr>
        <w:t xml:space="preserve"> </w:t>
      </w:r>
      <w:r w:rsidR="00983E3E" w:rsidRPr="003F7195">
        <w:rPr>
          <w:lang w:val="en-GB"/>
        </w:rPr>
        <w:t xml:space="preserve"> intracranial</w:t>
      </w:r>
      <w:proofErr w:type="gramEnd"/>
      <w:r w:rsidR="00983E3E" w:rsidRPr="003F7195">
        <w:rPr>
          <w:lang w:val="en-GB"/>
        </w:rPr>
        <w:t xml:space="preserve"> </w:t>
      </w:r>
      <w:r w:rsidR="00471F53" w:rsidRPr="003F7195">
        <w:rPr>
          <w:lang w:val="en-GB"/>
        </w:rPr>
        <w:t xml:space="preserve">bleeding </w:t>
      </w:r>
      <w:r w:rsidR="00983E3E" w:rsidRPr="003F7195">
        <w:rPr>
          <w:lang w:val="en-GB"/>
        </w:rPr>
        <w:t xml:space="preserve">of coagulopathic patient </w:t>
      </w:r>
      <w:r w:rsidR="00BE0E52" w:rsidRPr="003F7195">
        <w:rPr>
          <w:lang w:val="en-GB"/>
        </w:rPr>
        <w:t>d</w:t>
      </w:r>
      <w:r w:rsidR="00471F53" w:rsidRPr="003F7195">
        <w:rPr>
          <w:lang w:val="en-GB"/>
        </w:rPr>
        <w:t>uring ICP</w:t>
      </w:r>
      <w:r w:rsidR="00BE0E52" w:rsidRPr="003F7195">
        <w:rPr>
          <w:lang w:val="en-GB"/>
        </w:rPr>
        <w:t xml:space="preserve">, surgical errors </w:t>
      </w:r>
    </w:p>
    <w:p w14:paraId="224F8644" w14:textId="77777777" w:rsidR="00D064FF" w:rsidRPr="003F7195" w:rsidRDefault="00E80F59" w:rsidP="00D064FF">
      <w:pPr>
        <w:pStyle w:val="Brdtext1"/>
        <w:numPr>
          <w:ilvl w:val="0"/>
          <w:numId w:val="9"/>
        </w:numPr>
        <w:rPr>
          <w:lang w:val="en-GB"/>
        </w:rPr>
      </w:pPr>
      <w:r w:rsidRPr="003F7195">
        <w:rPr>
          <w:lang w:val="en-GB"/>
        </w:rPr>
        <w:t xml:space="preserve">Also looked at timing of </w:t>
      </w:r>
      <w:r w:rsidR="006474F2" w:rsidRPr="003F7195">
        <w:rPr>
          <w:lang w:val="en-GB"/>
        </w:rPr>
        <w:t xml:space="preserve">preventable </w:t>
      </w:r>
      <w:r w:rsidRPr="003F7195">
        <w:rPr>
          <w:lang w:val="en-GB"/>
        </w:rPr>
        <w:t>death</w:t>
      </w:r>
      <w:r w:rsidR="006474F2" w:rsidRPr="003F7195">
        <w:rPr>
          <w:lang w:val="en-GB"/>
        </w:rPr>
        <w:t>s</w:t>
      </w:r>
    </w:p>
    <w:p w14:paraId="7F786757" w14:textId="7D018DAF" w:rsidR="00E80F59" w:rsidRPr="003F7195" w:rsidRDefault="00D064FF" w:rsidP="00D064FF">
      <w:pPr>
        <w:pStyle w:val="Brdtext1"/>
        <w:numPr>
          <w:ilvl w:val="1"/>
          <w:numId w:val="9"/>
        </w:numPr>
        <w:rPr>
          <w:lang w:val="en-GB"/>
        </w:rPr>
      </w:pPr>
      <w:r w:rsidRPr="003F7195">
        <w:rPr>
          <w:lang w:val="en-GB"/>
        </w:rPr>
        <w:t xml:space="preserve">Classic distribution </w:t>
      </w:r>
      <w:r w:rsidR="00E80F59" w:rsidRPr="003F7195">
        <w:rPr>
          <w:lang w:val="en-GB"/>
        </w:rPr>
        <w:t xml:space="preserve">within the </w:t>
      </w:r>
      <w:r w:rsidR="006474F2" w:rsidRPr="003F7195">
        <w:rPr>
          <w:lang w:val="en-GB"/>
        </w:rPr>
        <w:t>first 1-6 hours after injury</w:t>
      </w:r>
    </w:p>
    <w:p w14:paraId="487ED60F" w14:textId="31560B86" w:rsidR="00D064FF" w:rsidRPr="003F7195" w:rsidRDefault="00D064FF" w:rsidP="00D064FF">
      <w:pPr>
        <w:pStyle w:val="Brdtext1"/>
        <w:numPr>
          <w:ilvl w:val="1"/>
          <w:numId w:val="9"/>
        </w:numPr>
        <w:rPr>
          <w:lang w:val="en-GB"/>
        </w:rPr>
      </w:pPr>
      <w:r w:rsidRPr="003F7195">
        <w:rPr>
          <w:lang w:val="en-GB"/>
        </w:rPr>
        <w:t>In this study</w:t>
      </w:r>
      <w:r w:rsidR="007E0604" w:rsidRPr="003F7195">
        <w:rPr>
          <w:lang w:val="en-GB"/>
        </w:rPr>
        <w:t>: most preventable deaths occurred later, but due to early errors</w:t>
      </w:r>
      <w:r w:rsidR="003F0C7F" w:rsidRPr="003F7195">
        <w:rPr>
          <w:lang w:val="en-GB"/>
        </w:rPr>
        <w:t>. Most preventable deaths occurred within 7 days, 1/3 later</w:t>
      </w:r>
    </w:p>
    <w:p w14:paraId="6898F44A" w14:textId="77777777" w:rsidR="00DA4B39" w:rsidRPr="003F7195" w:rsidRDefault="00DA4B39" w:rsidP="00D064FF">
      <w:pPr>
        <w:pStyle w:val="Brdtext1"/>
        <w:numPr>
          <w:ilvl w:val="1"/>
          <w:numId w:val="9"/>
        </w:numPr>
        <w:rPr>
          <w:lang w:val="en-GB"/>
        </w:rPr>
      </w:pPr>
    </w:p>
    <w:p w14:paraId="054A9C8E" w14:textId="58B1ADF3" w:rsidR="00D064FF" w:rsidRPr="00334882" w:rsidRDefault="00DA4B39" w:rsidP="00CF581C">
      <w:pPr>
        <w:pStyle w:val="Brdtext1"/>
        <w:numPr>
          <w:ilvl w:val="0"/>
          <w:numId w:val="9"/>
        </w:numPr>
        <w:ind w:left="360"/>
        <w:rPr>
          <w:lang w:val="en-GB"/>
        </w:rPr>
      </w:pPr>
      <w:r w:rsidRPr="00334882">
        <w:rPr>
          <w:lang w:val="en-GB"/>
        </w:rPr>
        <w:t xml:space="preserve">Early deaths are considered preventable – could be prevented if injuries are identified and treated properly </w:t>
      </w:r>
      <w:hyperlink r:id="rId23" w:history="1">
        <w:r w:rsidR="00BA19E1" w:rsidRPr="00334882">
          <w:rPr>
            <w:rStyle w:val="Hyperlink"/>
            <w:lang w:val="en-GB"/>
          </w:rPr>
          <w:t>Preventable trauma deaths: from panel review to population based-studies</w:t>
        </w:r>
      </w:hyperlink>
    </w:p>
    <w:p w14:paraId="66B01F90" w14:textId="77777777" w:rsidR="00A23613" w:rsidRPr="003F7195" w:rsidRDefault="00A23613" w:rsidP="00FA2E5B">
      <w:pPr>
        <w:pStyle w:val="Brdtext1"/>
        <w:rPr>
          <w:lang w:val="en-GB"/>
        </w:rPr>
      </w:pPr>
    </w:p>
    <w:p w14:paraId="5EFD8092" w14:textId="77777777" w:rsidR="00402F95" w:rsidRPr="003F7195" w:rsidRDefault="00402F95" w:rsidP="00FA2E5B">
      <w:pPr>
        <w:pStyle w:val="Brdtext1"/>
        <w:rPr>
          <w:lang w:val="en-GB"/>
        </w:rPr>
      </w:pPr>
    </w:p>
    <w:p w14:paraId="7357BBDE" w14:textId="48BDA019" w:rsidR="009242C3" w:rsidRPr="003F7195" w:rsidRDefault="00000000" w:rsidP="00FA2E5B">
      <w:pPr>
        <w:pStyle w:val="Brdtext1"/>
        <w:rPr>
          <w:lang w:val="en-GB"/>
        </w:rPr>
      </w:pPr>
      <w:hyperlink r:id="rId24" w:history="1">
        <w:r w:rsidR="009242C3" w:rsidRPr="003F7195">
          <w:rPr>
            <w:rStyle w:val="Hyperlink"/>
            <w:lang w:val="en-GB"/>
          </w:rPr>
          <w:t xml:space="preserve">Preventable trauma deaths: from panel review to population </w:t>
        </w:r>
        <w:proofErr w:type="gramStart"/>
        <w:r w:rsidR="009242C3" w:rsidRPr="003F7195">
          <w:rPr>
            <w:rStyle w:val="Hyperlink"/>
            <w:lang w:val="en-GB"/>
          </w:rPr>
          <w:t>based-studies</w:t>
        </w:r>
        <w:proofErr w:type="gramEnd"/>
      </w:hyperlink>
    </w:p>
    <w:p w14:paraId="1968173B" w14:textId="2789D293" w:rsidR="00360BB0" w:rsidRPr="003F7195" w:rsidRDefault="002F3846" w:rsidP="00FA2E5B">
      <w:pPr>
        <w:pStyle w:val="Brdtext1"/>
        <w:rPr>
          <w:lang w:val="en-GB"/>
        </w:rPr>
      </w:pPr>
      <w:r w:rsidRPr="003F7195">
        <w:rPr>
          <w:lang w:val="en-GB"/>
        </w:rPr>
        <w:t>Identified OFIs for patients dying from bleeding</w:t>
      </w:r>
      <w:r w:rsidR="00150D75" w:rsidRPr="003F7195">
        <w:rPr>
          <w:lang w:val="en-GB"/>
        </w:rPr>
        <w:t xml:space="preserve">. </w:t>
      </w:r>
      <w:proofErr w:type="spellStart"/>
      <w:r w:rsidR="00150D75" w:rsidRPr="003F7195">
        <w:rPr>
          <w:lang w:val="en-GB"/>
        </w:rPr>
        <w:t>Hemorrhage</w:t>
      </w:r>
      <w:proofErr w:type="spellEnd"/>
      <w:r w:rsidR="00150D75" w:rsidRPr="003F7195">
        <w:rPr>
          <w:lang w:val="en-GB"/>
        </w:rPr>
        <w:t xml:space="preserve"> second most common cause of </w:t>
      </w:r>
      <w:r w:rsidR="00360BB0" w:rsidRPr="003F7195">
        <w:rPr>
          <w:lang w:val="en-GB"/>
        </w:rPr>
        <w:t xml:space="preserve">death, leading cause of preventable death. Trauma registry – similar </w:t>
      </w:r>
      <w:r w:rsidR="009235BE" w:rsidRPr="003F7195">
        <w:rPr>
          <w:lang w:val="en-GB"/>
        </w:rPr>
        <w:t>M&amp;M process</w:t>
      </w:r>
    </w:p>
    <w:p w14:paraId="1B4E3362" w14:textId="4926D80E" w:rsidR="009235BE" w:rsidRPr="003F7195" w:rsidRDefault="009235BE" w:rsidP="009235BE">
      <w:pPr>
        <w:pStyle w:val="Brdtext1"/>
        <w:numPr>
          <w:ilvl w:val="0"/>
          <w:numId w:val="9"/>
        </w:numPr>
        <w:rPr>
          <w:lang w:val="en-GB"/>
        </w:rPr>
      </w:pPr>
      <w:r w:rsidRPr="003F7195">
        <w:rPr>
          <w:lang w:val="en-GB"/>
        </w:rPr>
        <w:t xml:space="preserve">Active and latent failures </w:t>
      </w:r>
      <w:r w:rsidR="005255D7" w:rsidRPr="003F7195">
        <w:rPr>
          <w:lang w:val="en-GB"/>
        </w:rPr>
        <w:t xml:space="preserve">– focused mainly on active. Latent discussed and registered in absence of active failures </w:t>
      </w:r>
    </w:p>
    <w:p w14:paraId="06CD8720" w14:textId="7F21CBE0" w:rsidR="00820F17" w:rsidRPr="003F7195" w:rsidRDefault="00972D00" w:rsidP="00820F17">
      <w:pPr>
        <w:pStyle w:val="Brdtext1"/>
        <w:numPr>
          <w:ilvl w:val="0"/>
          <w:numId w:val="9"/>
        </w:numPr>
        <w:rPr>
          <w:lang w:val="en-GB"/>
        </w:rPr>
      </w:pPr>
      <w:r w:rsidRPr="003F7195">
        <w:rPr>
          <w:lang w:val="en-GB"/>
        </w:rPr>
        <w:t xml:space="preserve">Patients </w:t>
      </w:r>
      <w:r w:rsidR="007B6CF0" w:rsidRPr="003F7195">
        <w:rPr>
          <w:lang w:val="en-GB"/>
        </w:rPr>
        <w:t xml:space="preserve">dying from CNS injury where bleeding contributed to </w:t>
      </w:r>
      <w:r w:rsidR="00820F17" w:rsidRPr="003F7195">
        <w:rPr>
          <w:lang w:val="en-GB"/>
        </w:rPr>
        <w:t>the process were included</w:t>
      </w:r>
    </w:p>
    <w:p w14:paraId="1EFDC3E0" w14:textId="3879F582" w:rsidR="00820F17" w:rsidRPr="003F7195" w:rsidRDefault="0086179D" w:rsidP="00820F17">
      <w:pPr>
        <w:pStyle w:val="Brdtext1"/>
        <w:numPr>
          <w:ilvl w:val="0"/>
          <w:numId w:val="9"/>
        </w:numPr>
        <w:rPr>
          <w:lang w:val="en-GB"/>
        </w:rPr>
      </w:pPr>
      <w:r w:rsidRPr="003F7195">
        <w:rPr>
          <w:lang w:val="en-GB"/>
        </w:rPr>
        <w:t xml:space="preserve">OFIs: </w:t>
      </w:r>
    </w:p>
    <w:p w14:paraId="1BB8A3A8" w14:textId="7ADE6E46" w:rsidR="00CE40DC" w:rsidRPr="003F7195" w:rsidRDefault="00CE40DC" w:rsidP="00CE40DC">
      <w:pPr>
        <w:pStyle w:val="Brdtext1"/>
        <w:numPr>
          <w:ilvl w:val="0"/>
          <w:numId w:val="10"/>
        </w:numPr>
        <w:rPr>
          <w:lang w:val="en-GB"/>
        </w:rPr>
      </w:pPr>
      <w:r w:rsidRPr="003F7195">
        <w:rPr>
          <w:lang w:val="en-GB"/>
        </w:rPr>
        <w:t xml:space="preserve">Missed, delayed or inappropriate surgery </w:t>
      </w:r>
      <w:r w:rsidR="00A260E9" w:rsidRPr="003F7195">
        <w:rPr>
          <w:lang w:val="en-GB"/>
        </w:rPr>
        <w:t>– most common</w:t>
      </w:r>
      <w:r w:rsidR="00CC6C4F" w:rsidRPr="003F7195">
        <w:rPr>
          <w:lang w:val="en-GB"/>
        </w:rPr>
        <w:t xml:space="preserve"> problem with</w:t>
      </w:r>
      <w:r w:rsidR="00A260E9" w:rsidRPr="003F7195">
        <w:rPr>
          <w:lang w:val="en-GB"/>
        </w:rPr>
        <w:t xml:space="preserve"> surgical </w:t>
      </w:r>
      <w:r w:rsidR="00CC6C4F" w:rsidRPr="003F7195">
        <w:rPr>
          <w:lang w:val="en-GB"/>
        </w:rPr>
        <w:t xml:space="preserve">decision making </w:t>
      </w:r>
      <w:r w:rsidR="00A0621A" w:rsidRPr="003F7195">
        <w:rPr>
          <w:lang w:val="en-GB"/>
        </w:rPr>
        <w:t xml:space="preserve">– most critical decision is between </w:t>
      </w:r>
      <w:proofErr w:type="spellStart"/>
      <w:r w:rsidR="005A2057" w:rsidRPr="003F7195">
        <w:rPr>
          <w:lang w:val="en-GB"/>
        </w:rPr>
        <w:t>immidate</w:t>
      </w:r>
      <w:proofErr w:type="spellEnd"/>
      <w:r w:rsidR="005A2057" w:rsidRPr="003F7195">
        <w:rPr>
          <w:lang w:val="en-GB"/>
        </w:rPr>
        <w:t xml:space="preserve"> intervention and further investigation</w:t>
      </w:r>
    </w:p>
    <w:p w14:paraId="37A23F69" w14:textId="223B948C" w:rsidR="00CE40DC" w:rsidRPr="003F7195" w:rsidRDefault="009904C4" w:rsidP="00CE40DC">
      <w:pPr>
        <w:pStyle w:val="Brdtext1"/>
        <w:numPr>
          <w:ilvl w:val="0"/>
          <w:numId w:val="10"/>
        </w:numPr>
        <w:rPr>
          <w:lang w:val="en-GB"/>
        </w:rPr>
      </w:pPr>
      <w:r w:rsidRPr="003F7195">
        <w:rPr>
          <w:lang w:val="en-GB"/>
        </w:rPr>
        <w:lastRenderedPageBreak/>
        <w:t xml:space="preserve">Missed, delayed or inappropriate radiology </w:t>
      </w:r>
    </w:p>
    <w:p w14:paraId="41B62213" w14:textId="608ED7FF" w:rsidR="009904C4" w:rsidRPr="003F7195" w:rsidRDefault="009904C4" w:rsidP="00CE40DC">
      <w:pPr>
        <w:pStyle w:val="Brdtext1"/>
        <w:numPr>
          <w:ilvl w:val="0"/>
          <w:numId w:val="10"/>
        </w:numPr>
        <w:rPr>
          <w:lang w:val="en-GB"/>
        </w:rPr>
      </w:pPr>
      <w:r w:rsidRPr="003F7195">
        <w:rPr>
          <w:lang w:val="en-GB"/>
        </w:rPr>
        <w:t xml:space="preserve">Missed or delayed diagnosis </w:t>
      </w:r>
    </w:p>
    <w:p w14:paraId="556D84F9" w14:textId="5AB3F9F2" w:rsidR="00A260E9" w:rsidRPr="003F7195" w:rsidRDefault="00A06772" w:rsidP="00A260E9">
      <w:pPr>
        <w:pStyle w:val="Brdtext1"/>
        <w:numPr>
          <w:ilvl w:val="0"/>
          <w:numId w:val="10"/>
        </w:numPr>
        <w:rPr>
          <w:lang w:val="en-GB"/>
        </w:rPr>
      </w:pPr>
      <w:r w:rsidRPr="003F7195">
        <w:rPr>
          <w:lang w:val="en-GB"/>
        </w:rPr>
        <w:t xml:space="preserve">Technical errors </w:t>
      </w:r>
      <w:proofErr w:type="gramStart"/>
      <w:r w:rsidRPr="003F7195">
        <w:rPr>
          <w:lang w:val="en-GB"/>
        </w:rPr>
        <w:t xml:space="preserve">rare </w:t>
      </w:r>
      <w:r w:rsidR="003B2401" w:rsidRPr="003F7195">
        <w:rPr>
          <w:lang w:val="en-GB"/>
        </w:rPr>
        <w:t>,</w:t>
      </w:r>
      <w:proofErr w:type="gramEnd"/>
      <w:r w:rsidR="003B2401" w:rsidRPr="003F7195">
        <w:rPr>
          <w:lang w:val="en-GB"/>
        </w:rPr>
        <w:t xml:space="preserve"> more common related to </w:t>
      </w:r>
      <w:r w:rsidR="00A260E9" w:rsidRPr="003F7195">
        <w:rPr>
          <w:lang w:val="en-GB"/>
        </w:rPr>
        <w:t xml:space="preserve">interpretation of radiology </w:t>
      </w:r>
    </w:p>
    <w:p w14:paraId="6D624F1D" w14:textId="23540A55" w:rsidR="00181E0B" w:rsidRPr="003F7195" w:rsidRDefault="00E313E9" w:rsidP="00181E0B">
      <w:pPr>
        <w:pStyle w:val="Brdtext1"/>
        <w:numPr>
          <w:ilvl w:val="1"/>
          <w:numId w:val="10"/>
        </w:numPr>
        <w:rPr>
          <w:lang w:val="en-GB"/>
        </w:rPr>
      </w:pPr>
      <w:r w:rsidRPr="003F7195">
        <w:rPr>
          <w:lang w:val="en-GB"/>
        </w:rPr>
        <w:t xml:space="preserve">73,3% of </w:t>
      </w:r>
      <w:proofErr w:type="spellStart"/>
      <w:r w:rsidRPr="003F7195">
        <w:rPr>
          <w:lang w:val="en-GB"/>
        </w:rPr>
        <w:t>ofis</w:t>
      </w:r>
      <w:proofErr w:type="spellEnd"/>
      <w:r w:rsidRPr="003F7195">
        <w:rPr>
          <w:lang w:val="en-GB"/>
        </w:rPr>
        <w:t xml:space="preserve"> </w:t>
      </w:r>
      <w:proofErr w:type="gramStart"/>
      <w:r w:rsidRPr="003F7195">
        <w:rPr>
          <w:lang w:val="en-GB"/>
        </w:rPr>
        <w:t>were capable of affecting</w:t>
      </w:r>
      <w:proofErr w:type="gramEnd"/>
      <w:r w:rsidRPr="003F7195">
        <w:rPr>
          <w:lang w:val="en-GB"/>
        </w:rPr>
        <w:t xml:space="preserve"> patient outcome </w:t>
      </w:r>
    </w:p>
    <w:p w14:paraId="72971E6D" w14:textId="45B7EA07" w:rsidR="00EF5CF4" w:rsidRPr="003F7195" w:rsidRDefault="00576034" w:rsidP="00EF5CF4">
      <w:pPr>
        <w:pStyle w:val="Brdtext1"/>
        <w:numPr>
          <w:ilvl w:val="2"/>
          <w:numId w:val="10"/>
        </w:numPr>
        <w:rPr>
          <w:lang w:val="en-GB"/>
        </w:rPr>
      </w:pPr>
      <w:r w:rsidRPr="003F7195">
        <w:rPr>
          <w:lang w:val="en-GB"/>
        </w:rPr>
        <w:t xml:space="preserve">18% of these lack of technical skill </w:t>
      </w:r>
    </w:p>
    <w:p w14:paraId="1D1E0AA0" w14:textId="0EFDF94C" w:rsidR="00576034" w:rsidRPr="003F7195" w:rsidRDefault="00996657" w:rsidP="00EF5CF4">
      <w:pPr>
        <w:pStyle w:val="Brdtext1"/>
        <w:numPr>
          <w:ilvl w:val="2"/>
          <w:numId w:val="10"/>
        </w:numPr>
        <w:rPr>
          <w:lang w:val="en-GB"/>
        </w:rPr>
      </w:pPr>
      <w:r w:rsidRPr="003F7195">
        <w:rPr>
          <w:lang w:val="en-GB"/>
        </w:rPr>
        <w:t xml:space="preserve">57% decision-making </w:t>
      </w:r>
    </w:p>
    <w:p w14:paraId="1224C8ED" w14:textId="2F949BB3" w:rsidR="00996657" w:rsidRPr="003F7195" w:rsidRDefault="00996657" w:rsidP="00EF5CF4">
      <w:pPr>
        <w:pStyle w:val="Brdtext1"/>
        <w:numPr>
          <w:ilvl w:val="2"/>
          <w:numId w:val="10"/>
        </w:numPr>
        <w:rPr>
          <w:lang w:val="en-GB"/>
        </w:rPr>
      </w:pPr>
      <w:r w:rsidRPr="003F7195">
        <w:rPr>
          <w:lang w:val="en-GB"/>
        </w:rPr>
        <w:t xml:space="preserve">37% beyond </w:t>
      </w:r>
      <w:r w:rsidR="00523ACF" w:rsidRPr="003F7195">
        <w:rPr>
          <w:lang w:val="en-GB"/>
        </w:rPr>
        <w:t xml:space="preserve">control of </w:t>
      </w:r>
      <w:proofErr w:type="spellStart"/>
      <w:r w:rsidR="00523ACF" w:rsidRPr="003F7195">
        <w:rPr>
          <w:lang w:val="en-GB"/>
        </w:rPr>
        <w:t>clinicans</w:t>
      </w:r>
      <w:proofErr w:type="spellEnd"/>
      <w:r w:rsidR="00523ACF" w:rsidRPr="003F7195">
        <w:rPr>
          <w:lang w:val="en-GB"/>
        </w:rPr>
        <w:t xml:space="preserve"> </w:t>
      </w:r>
    </w:p>
    <w:p w14:paraId="245744A5" w14:textId="7A5112ED" w:rsidR="00FB62FB" w:rsidRPr="003F7195" w:rsidRDefault="00FB62FB" w:rsidP="00FB62FB">
      <w:pPr>
        <w:pStyle w:val="Brdtext1"/>
        <w:rPr>
          <w:lang w:val="en-GB"/>
        </w:rPr>
      </w:pPr>
      <w:r w:rsidRPr="003F7195">
        <w:rPr>
          <w:lang w:val="en-GB"/>
        </w:rPr>
        <w:t xml:space="preserve">Interventions during the study: </w:t>
      </w:r>
    </w:p>
    <w:p w14:paraId="469143EC" w14:textId="38F58B5A" w:rsidR="000C5E61" w:rsidRPr="003F7195" w:rsidRDefault="000C5E61" w:rsidP="000C5E61">
      <w:pPr>
        <w:pStyle w:val="Brdtext1"/>
        <w:numPr>
          <w:ilvl w:val="0"/>
          <w:numId w:val="9"/>
        </w:numPr>
        <w:rPr>
          <w:lang w:val="en-GB"/>
        </w:rPr>
      </w:pPr>
      <w:r w:rsidRPr="003F7195">
        <w:rPr>
          <w:lang w:val="en-GB"/>
        </w:rPr>
        <w:t xml:space="preserve">Infrastructure, improved </w:t>
      </w:r>
      <w:proofErr w:type="spellStart"/>
      <w:r w:rsidRPr="003F7195">
        <w:rPr>
          <w:lang w:val="en-GB"/>
        </w:rPr>
        <w:t>theaters</w:t>
      </w:r>
      <w:proofErr w:type="spellEnd"/>
    </w:p>
    <w:p w14:paraId="662370B0" w14:textId="23B14CA4" w:rsidR="000C5E61" w:rsidRPr="003F7195" w:rsidRDefault="00645EA9" w:rsidP="000C5E61">
      <w:pPr>
        <w:pStyle w:val="Brdtext1"/>
        <w:numPr>
          <w:ilvl w:val="0"/>
          <w:numId w:val="9"/>
        </w:numPr>
        <w:rPr>
          <w:lang w:val="en-GB"/>
        </w:rPr>
      </w:pPr>
      <w:r w:rsidRPr="003F7195">
        <w:rPr>
          <w:lang w:val="en-GB"/>
        </w:rPr>
        <w:t xml:space="preserve">24h physician led </w:t>
      </w:r>
      <w:proofErr w:type="spellStart"/>
      <w:r w:rsidRPr="003F7195">
        <w:rPr>
          <w:lang w:val="en-GB"/>
        </w:rPr>
        <w:t>prehostpial</w:t>
      </w:r>
      <w:proofErr w:type="spellEnd"/>
      <w:r w:rsidRPr="003F7195">
        <w:rPr>
          <w:lang w:val="en-GB"/>
        </w:rPr>
        <w:t xml:space="preserve"> care </w:t>
      </w:r>
    </w:p>
    <w:p w14:paraId="1FB67EC9" w14:textId="246AD5B3" w:rsidR="00645EA9" w:rsidRPr="003F7195" w:rsidRDefault="00645EA9" w:rsidP="000C5E61">
      <w:pPr>
        <w:pStyle w:val="Brdtext1"/>
        <w:numPr>
          <w:ilvl w:val="0"/>
          <w:numId w:val="9"/>
        </w:numPr>
        <w:rPr>
          <w:lang w:val="en-GB"/>
        </w:rPr>
      </w:pPr>
      <w:r w:rsidRPr="003F7195">
        <w:rPr>
          <w:lang w:val="en-GB"/>
        </w:rPr>
        <w:t xml:space="preserve">Training of </w:t>
      </w:r>
      <w:proofErr w:type="spellStart"/>
      <w:r w:rsidRPr="003F7195">
        <w:rPr>
          <w:lang w:val="en-GB"/>
        </w:rPr>
        <w:t>suregons</w:t>
      </w:r>
      <w:proofErr w:type="spellEnd"/>
      <w:r w:rsidRPr="003F7195">
        <w:rPr>
          <w:lang w:val="en-GB"/>
        </w:rPr>
        <w:t xml:space="preserve">, consultant surgeon input </w:t>
      </w:r>
    </w:p>
    <w:p w14:paraId="12E923DC" w14:textId="7E2D3006" w:rsidR="00AC7668" w:rsidRPr="003F7195" w:rsidRDefault="00AC7668" w:rsidP="000C5E61">
      <w:pPr>
        <w:pStyle w:val="Brdtext1"/>
        <w:numPr>
          <w:ilvl w:val="0"/>
          <w:numId w:val="9"/>
        </w:numPr>
        <w:rPr>
          <w:lang w:val="en-GB"/>
        </w:rPr>
      </w:pPr>
      <w:r w:rsidRPr="003F7195">
        <w:rPr>
          <w:lang w:val="en-GB"/>
        </w:rPr>
        <w:t xml:space="preserve">massive </w:t>
      </w:r>
      <w:proofErr w:type="spellStart"/>
      <w:proofErr w:type="gramStart"/>
      <w:r w:rsidRPr="003F7195">
        <w:rPr>
          <w:lang w:val="en-GB"/>
        </w:rPr>
        <w:t>hemorrhage</w:t>
      </w:r>
      <w:proofErr w:type="spellEnd"/>
      <w:r w:rsidRPr="003F7195">
        <w:rPr>
          <w:lang w:val="en-GB"/>
        </w:rPr>
        <w:t xml:space="preserve">  protocol</w:t>
      </w:r>
      <w:proofErr w:type="gramEnd"/>
      <w:r w:rsidRPr="003F7195">
        <w:rPr>
          <w:lang w:val="en-GB"/>
        </w:rPr>
        <w:t xml:space="preserve">: prehospital </w:t>
      </w:r>
      <w:r w:rsidR="00EA7418" w:rsidRPr="003F7195">
        <w:rPr>
          <w:lang w:val="en-GB"/>
        </w:rPr>
        <w:t xml:space="preserve">notification, rapid access to blood in ED, focus on early intervention </w:t>
      </w:r>
    </w:p>
    <w:p w14:paraId="6F4DF19B" w14:textId="77777777" w:rsidR="00A06772" w:rsidRPr="003F7195" w:rsidRDefault="00A06772" w:rsidP="00D96FD4">
      <w:pPr>
        <w:pStyle w:val="Brdtext1"/>
        <w:rPr>
          <w:lang w:val="en-GB"/>
        </w:rPr>
      </w:pPr>
    </w:p>
    <w:p w14:paraId="274E6A3C" w14:textId="34B9C5C4" w:rsidR="00EE0498" w:rsidRPr="003F7195" w:rsidRDefault="00AC0CF4" w:rsidP="00EE0498">
      <w:pPr>
        <w:pStyle w:val="Brdtext1"/>
        <w:numPr>
          <w:ilvl w:val="0"/>
          <w:numId w:val="9"/>
        </w:numPr>
        <w:rPr>
          <w:lang w:val="en-GB"/>
        </w:rPr>
      </w:pPr>
      <w:r w:rsidRPr="003F7195">
        <w:rPr>
          <w:lang w:val="en-GB"/>
        </w:rPr>
        <w:t xml:space="preserve">1/4 penetrating, </w:t>
      </w:r>
      <w:r w:rsidR="00EE0498" w:rsidRPr="003F7195">
        <w:rPr>
          <w:lang w:val="en-GB"/>
        </w:rPr>
        <w:t xml:space="preserve">CNS 55,6%, </w:t>
      </w:r>
      <w:r w:rsidR="00D96FD4" w:rsidRPr="003F7195">
        <w:rPr>
          <w:lang w:val="en-GB"/>
        </w:rPr>
        <w:t xml:space="preserve">blunt trauma </w:t>
      </w:r>
      <w:r w:rsidR="00EE4F5F" w:rsidRPr="003F7195">
        <w:rPr>
          <w:lang w:val="en-GB"/>
        </w:rPr>
        <w:t>75,5%</w:t>
      </w:r>
    </w:p>
    <w:p w14:paraId="1D44DBE2" w14:textId="2DFA7F1E" w:rsidR="00300C2D" w:rsidRPr="003F7195" w:rsidRDefault="00300C2D" w:rsidP="00EE0498">
      <w:pPr>
        <w:pStyle w:val="Brdtext1"/>
        <w:numPr>
          <w:ilvl w:val="0"/>
          <w:numId w:val="9"/>
        </w:numPr>
        <w:rPr>
          <w:lang w:val="en-GB"/>
        </w:rPr>
      </w:pPr>
      <w:r w:rsidRPr="003F7195">
        <w:rPr>
          <w:lang w:val="en-GB"/>
        </w:rPr>
        <w:t>Most errors occurred in the emergency room</w:t>
      </w:r>
      <w:r w:rsidR="00644C5E" w:rsidRPr="003F7195">
        <w:rPr>
          <w:lang w:val="en-GB"/>
        </w:rPr>
        <w:t xml:space="preserve">, and most deaths </w:t>
      </w:r>
    </w:p>
    <w:p w14:paraId="0E3F518A" w14:textId="77777777" w:rsidR="00360BB0" w:rsidRPr="003F7195" w:rsidRDefault="00360BB0" w:rsidP="00FA2E5B">
      <w:pPr>
        <w:pStyle w:val="Brdtext1"/>
        <w:rPr>
          <w:lang w:val="en-GB"/>
        </w:rPr>
      </w:pPr>
    </w:p>
    <w:p w14:paraId="01CFE478" w14:textId="77777777" w:rsidR="00360BB0" w:rsidRPr="003F7195" w:rsidRDefault="00360BB0" w:rsidP="00FA2E5B">
      <w:pPr>
        <w:pStyle w:val="Brdtext1"/>
        <w:rPr>
          <w:lang w:val="en-GB"/>
        </w:rPr>
      </w:pPr>
    </w:p>
    <w:p w14:paraId="7B182860" w14:textId="77777777" w:rsidR="002F3846" w:rsidRPr="003F7195" w:rsidRDefault="002F3846" w:rsidP="00FA2E5B">
      <w:pPr>
        <w:pStyle w:val="Brdtext1"/>
        <w:rPr>
          <w:lang w:val="en-GB"/>
        </w:rPr>
      </w:pPr>
    </w:p>
    <w:p w14:paraId="5B92942B" w14:textId="77777777" w:rsidR="00402F95" w:rsidRPr="003F7195" w:rsidRDefault="00402F95" w:rsidP="00FA2E5B">
      <w:pPr>
        <w:pStyle w:val="Brdtext1"/>
        <w:rPr>
          <w:lang w:val="en-GB"/>
        </w:rPr>
      </w:pPr>
    </w:p>
    <w:p w14:paraId="0E005312" w14:textId="2038757E" w:rsidR="006C4A18" w:rsidRPr="003F7195" w:rsidRDefault="006C4A18" w:rsidP="002C548B">
      <w:pPr>
        <w:pStyle w:val="Brdtext1"/>
        <w:numPr>
          <w:ilvl w:val="0"/>
          <w:numId w:val="7"/>
        </w:numPr>
        <w:rPr>
          <w:lang w:val="en-GB"/>
        </w:rPr>
      </w:pPr>
      <w:r w:rsidRPr="003F7195">
        <w:rPr>
          <w:lang w:val="en-GB"/>
        </w:rPr>
        <w:t>High morta</w:t>
      </w:r>
      <w:r w:rsidR="00066B1E" w:rsidRPr="003F7195">
        <w:rPr>
          <w:lang w:val="en-GB"/>
        </w:rPr>
        <w:t>lity related to TBI</w:t>
      </w:r>
    </w:p>
    <w:p w14:paraId="27346C7C" w14:textId="7EE424CB" w:rsidR="002C548B" w:rsidRPr="003F7195" w:rsidRDefault="002C548B" w:rsidP="002C548B">
      <w:pPr>
        <w:pStyle w:val="Brdtext1"/>
        <w:numPr>
          <w:ilvl w:val="0"/>
          <w:numId w:val="7"/>
        </w:numPr>
        <w:rPr>
          <w:lang w:val="en-GB"/>
        </w:rPr>
      </w:pPr>
      <w:r w:rsidRPr="003F7195">
        <w:rPr>
          <w:lang w:val="en-GB"/>
        </w:rPr>
        <w:t>How do</w:t>
      </w:r>
      <w:r w:rsidR="005D1A55" w:rsidRPr="003F7195">
        <w:rPr>
          <w:lang w:val="en-GB"/>
        </w:rPr>
        <w:t xml:space="preserve"> the results relate to current research </w:t>
      </w:r>
    </w:p>
    <w:p w14:paraId="4914EED1" w14:textId="5F1911A3" w:rsidR="00101D73" w:rsidRPr="003F7195" w:rsidRDefault="00C85984" w:rsidP="00101D73">
      <w:pPr>
        <w:pStyle w:val="Brdtext1"/>
        <w:numPr>
          <w:ilvl w:val="1"/>
          <w:numId w:val="7"/>
        </w:numPr>
        <w:rPr>
          <w:lang w:val="en-GB"/>
        </w:rPr>
      </w:pPr>
      <w:r w:rsidRPr="003F7195">
        <w:rPr>
          <w:lang w:val="en-GB"/>
        </w:rPr>
        <w:t xml:space="preserve">Different patient cohorts </w:t>
      </w:r>
    </w:p>
    <w:p w14:paraId="3107A51C" w14:textId="3008E640" w:rsidR="00A3314E" w:rsidRPr="003F7195" w:rsidRDefault="00A3314E" w:rsidP="00C65BFE">
      <w:pPr>
        <w:pStyle w:val="Brdtext1"/>
        <w:rPr>
          <w:lang w:val="en-GB"/>
        </w:rPr>
      </w:pPr>
    </w:p>
    <w:p w14:paraId="447C725D" w14:textId="77777777" w:rsidR="00101D73" w:rsidRPr="003F7195" w:rsidRDefault="00101D73" w:rsidP="00101D73">
      <w:pPr>
        <w:pStyle w:val="Brdtext1"/>
        <w:rPr>
          <w:lang w:val="en-GB"/>
        </w:rPr>
      </w:pPr>
    </w:p>
    <w:p w14:paraId="7FB8D87F" w14:textId="77777777" w:rsidR="0093267B" w:rsidRPr="003F7195" w:rsidRDefault="0093267B" w:rsidP="00A14FE1">
      <w:pPr>
        <w:pStyle w:val="Brdtext1"/>
        <w:rPr>
          <w:lang w:val="en-GB"/>
        </w:rPr>
      </w:pPr>
    </w:p>
    <w:p w14:paraId="7B657191" w14:textId="348FD9B5" w:rsidR="009651E1" w:rsidRPr="003F7195" w:rsidRDefault="00000000" w:rsidP="00A14FE1">
      <w:pPr>
        <w:pStyle w:val="Brdtext1"/>
        <w:rPr>
          <w:lang w:val="en-GB"/>
        </w:rPr>
      </w:pPr>
      <w:hyperlink r:id="rId25" w:history="1">
        <w:r w:rsidR="00D127C5" w:rsidRPr="003F7195">
          <w:rPr>
            <w:rStyle w:val="Hyperlink"/>
            <w:lang w:val="en-GB"/>
          </w:rPr>
          <w:t>Analysis of preventable deaths and errors in trauma care in a Scandinavian trauma level-I centre</w:t>
        </w:r>
      </w:hyperlink>
    </w:p>
    <w:p w14:paraId="3560CA24" w14:textId="16DD7DF5" w:rsidR="009651E1" w:rsidRPr="003F7195" w:rsidRDefault="00422E68" w:rsidP="00A14FE1">
      <w:pPr>
        <w:pStyle w:val="Brdtext1"/>
        <w:rPr>
          <w:lang w:val="en-GB"/>
        </w:rPr>
      </w:pPr>
      <w:r w:rsidRPr="003F7195">
        <w:rPr>
          <w:lang w:val="en-GB"/>
        </w:rPr>
        <w:t xml:space="preserve">Study performed on </w:t>
      </w:r>
      <w:r w:rsidR="0041121C" w:rsidRPr="003F7195">
        <w:rPr>
          <w:lang w:val="en-GB"/>
        </w:rPr>
        <w:t>KUH dataset</w:t>
      </w:r>
    </w:p>
    <w:p w14:paraId="7A79D46A" w14:textId="1A2A0DC8" w:rsidR="003F3A2F" w:rsidRPr="003F7195" w:rsidRDefault="003F3A2F" w:rsidP="00A14FE1">
      <w:pPr>
        <w:pStyle w:val="Brdtext1"/>
        <w:rPr>
          <w:lang w:val="en-GB"/>
        </w:rPr>
      </w:pPr>
      <w:r w:rsidRPr="003F7195">
        <w:rPr>
          <w:lang w:val="en-GB"/>
        </w:rPr>
        <w:t>Error preventable death:</w:t>
      </w:r>
    </w:p>
    <w:p w14:paraId="02C4F4CE" w14:textId="7811AB02" w:rsidR="00C65BFE" w:rsidRPr="003F7195" w:rsidRDefault="0025123A" w:rsidP="00741954">
      <w:pPr>
        <w:pStyle w:val="Brdtext1"/>
        <w:numPr>
          <w:ilvl w:val="0"/>
          <w:numId w:val="9"/>
        </w:numPr>
        <w:rPr>
          <w:lang w:val="en-GB"/>
        </w:rPr>
      </w:pPr>
      <w:r w:rsidRPr="003F7195">
        <w:rPr>
          <w:lang w:val="en-GB"/>
        </w:rPr>
        <w:t xml:space="preserve">Clinical judgement </w:t>
      </w:r>
      <w:r w:rsidR="00741954" w:rsidRPr="003F7195">
        <w:rPr>
          <w:lang w:val="en-GB"/>
        </w:rPr>
        <w:t xml:space="preserve">53,8% </w:t>
      </w:r>
      <w:proofErr w:type="gramStart"/>
      <w:r w:rsidR="00741954" w:rsidRPr="003F7195">
        <w:rPr>
          <w:lang w:val="en-GB"/>
        </w:rPr>
        <w:t xml:space="preserve">( </w:t>
      </w:r>
      <w:r w:rsidR="00BA69D8" w:rsidRPr="003F7195">
        <w:rPr>
          <w:lang w:val="en-GB"/>
        </w:rPr>
        <w:t>43</w:t>
      </w:r>
      <w:proofErr w:type="gramEnd"/>
      <w:r w:rsidR="00BA69D8" w:rsidRPr="003F7195">
        <w:rPr>
          <w:lang w:val="en-GB"/>
        </w:rPr>
        <w:t>,2%)</w:t>
      </w:r>
      <w:r w:rsidRPr="003F7195">
        <w:rPr>
          <w:lang w:val="en-GB"/>
        </w:rPr>
        <w:t xml:space="preserve">: </w:t>
      </w:r>
      <w:r w:rsidR="0041121C" w:rsidRPr="003F7195">
        <w:rPr>
          <w:lang w:val="en-GB"/>
        </w:rPr>
        <w:t>Inappropriate treatment</w:t>
      </w:r>
      <w:r w:rsidR="00C65BFE" w:rsidRPr="003F7195">
        <w:rPr>
          <w:lang w:val="en-GB"/>
        </w:rPr>
        <w:t xml:space="preserve"> </w:t>
      </w:r>
      <w:r w:rsidRPr="003F7195">
        <w:rPr>
          <w:lang w:val="en-GB"/>
        </w:rPr>
        <w:t>38,4% (31,3%)</w:t>
      </w:r>
    </w:p>
    <w:p w14:paraId="500C2861" w14:textId="01C9315B" w:rsidR="00BA69D8" w:rsidRPr="003F7195" w:rsidRDefault="00BA69D8" w:rsidP="00741954">
      <w:pPr>
        <w:pStyle w:val="Brdtext1"/>
        <w:numPr>
          <w:ilvl w:val="0"/>
          <w:numId w:val="9"/>
        </w:numPr>
        <w:rPr>
          <w:lang w:val="en-GB"/>
        </w:rPr>
      </w:pPr>
      <w:r w:rsidRPr="003F7195">
        <w:rPr>
          <w:lang w:val="en-GB"/>
        </w:rPr>
        <w:t xml:space="preserve">Delay in treatment </w:t>
      </w:r>
      <w:r w:rsidR="00E12E33" w:rsidRPr="003F7195">
        <w:rPr>
          <w:lang w:val="en-GB"/>
        </w:rPr>
        <w:t>7,7% (10,4%)</w:t>
      </w:r>
    </w:p>
    <w:p w14:paraId="2D54A3C2" w14:textId="7DFBF9AA" w:rsidR="000E4D41" w:rsidRPr="003F7195" w:rsidRDefault="00E12E33" w:rsidP="00A14FE1">
      <w:pPr>
        <w:pStyle w:val="Brdtext1"/>
        <w:numPr>
          <w:ilvl w:val="0"/>
          <w:numId w:val="9"/>
        </w:numPr>
        <w:rPr>
          <w:lang w:val="en-GB"/>
        </w:rPr>
      </w:pPr>
      <w:r w:rsidRPr="003F7195">
        <w:rPr>
          <w:lang w:val="en-GB"/>
        </w:rPr>
        <w:t xml:space="preserve">Missed diagnosis </w:t>
      </w:r>
      <w:r w:rsidR="00C31A17" w:rsidRPr="003F7195">
        <w:rPr>
          <w:lang w:val="en-GB"/>
        </w:rPr>
        <w:t>15,4% (19,4%)</w:t>
      </w:r>
    </w:p>
    <w:p w14:paraId="68D56DA1" w14:textId="3F5FB236" w:rsidR="00C31A17" w:rsidRPr="003F7195" w:rsidRDefault="00102A33" w:rsidP="00A14FE1">
      <w:pPr>
        <w:pStyle w:val="Brdtext1"/>
        <w:numPr>
          <w:ilvl w:val="0"/>
          <w:numId w:val="9"/>
        </w:numPr>
        <w:rPr>
          <w:lang w:val="en-GB"/>
        </w:rPr>
      </w:pPr>
      <w:r w:rsidRPr="003F7195">
        <w:rPr>
          <w:lang w:val="en-GB"/>
        </w:rPr>
        <w:t>Technical errors 0%</w:t>
      </w:r>
    </w:p>
    <w:p w14:paraId="4396CE7A" w14:textId="6F4CB081" w:rsidR="00102A33" w:rsidRPr="003F7195" w:rsidRDefault="00102A33" w:rsidP="00A14FE1">
      <w:pPr>
        <w:pStyle w:val="Brdtext1"/>
        <w:numPr>
          <w:ilvl w:val="0"/>
          <w:numId w:val="9"/>
        </w:numPr>
        <w:rPr>
          <w:lang w:val="en-GB"/>
        </w:rPr>
      </w:pPr>
      <w:r w:rsidRPr="003F7195">
        <w:rPr>
          <w:lang w:val="en-GB"/>
        </w:rPr>
        <w:t>Other 15,4% (</w:t>
      </w:r>
      <w:r w:rsidR="00A15D91" w:rsidRPr="003F7195">
        <w:rPr>
          <w:lang w:val="en-GB"/>
        </w:rPr>
        <w:t>22,5%</w:t>
      </w:r>
      <w:r w:rsidRPr="003F7195">
        <w:rPr>
          <w:lang w:val="en-GB"/>
        </w:rPr>
        <w:t>)</w:t>
      </w:r>
    </w:p>
    <w:p w14:paraId="00C0688E" w14:textId="77777777" w:rsidR="00422E68" w:rsidRPr="003F7195" w:rsidRDefault="00422E68" w:rsidP="00A14FE1">
      <w:pPr>
        <w:pStyle w:val="Brdtext1"/>
        <w:rPr>
          <w:lang w:val="en-GB"/>
        </w:rPr>
      </w:pPr>
    </w:p>
    <w:p w14:paraId="4DBF3058" w14:textId="1A8146DB" w:rsidR="003B1F96" w:rsidRPr="003F7195" w:rsidRDefault="00A14FE1" w:rsidP="00A14FE1">
      <w:pPr>
        <w:pStyle w:val="Brdtext1"/>
        <w:rPr>
          <w:b/>
          <w:bCs w:val="0"/>
          <w:lang w:val="en-GB"/>
        </w:rPr>
      </w:pPr>
      <w:r w:rsidRPr="003F7195">
        <w:rPr>
          <w:b/>
          <w:bCs w:val="0"/>
          <w:lang w:val="en-GB"/>
        </w:rPr>
        <w:t xml:space="preserve">Strengths </w:t>
      </w:r>
    </w:p>
    <w:p w14:paraId="54EDD011" w14:textId="3C34651E" w:rsidR="003B1F96" w:rsidRPr="003F7195" w:rsidRDefault="003B1F96" w:rsidP="00A14FE1">
      <w:pPr>
        <w:pStyle w:val="Brdtext1"/>
        <w:rPr>
          <w:lang w:val="en-GB"/>
        </w:rPr>
      </w:pPr>
      <w:r w:rsidRPr="003F7195">
        <w:rPr>
          <w:lang w:val="en-GB"/>
        </w:rPr>
        <w:t xml:space="preserve">Evaluation decrease mortality </w:t>
      </w:r>
    </w:p>
    <w:p w14:paraId="542E92D4" w14:textId="29C0550F" w:rsidR="00646BA3" w:rsidRDefault="00646BA3" w:rsidP="00A14FE1">
      <w:pPr>
        <w:pStyle w:val="Brdtext1"/>
        <w:rPr>
          <w:lang w:val="en-GB"/>
        </w:rPr>
      </w:pPr>
      <w:r w:rsidRPr="003F7195">
        <w:rPr>
          <w:lang w:val="en-GB"/>
        </w:rPr>
        <w:t>TBI most common cause of death</w:t>
      </w:r>
      <w:r w:rsidR="001B02EB">
        <w:rPr>
          <w:lang w:val="en-GB"/>
        </w:rPr>
        <w:t xml:space="preserve">, we have separated this category </w:t>
      </w:r>
    </w:p>
    <w:p w14:paraId="28D5CB2A" w14:textId="77777777" w:rsidR="00900B14" w:rsidRPr="003F7195" w:rsidRDefault="00900B14" w:rsidP="00A14FE1">
      <w:pPr>
        <w:pStyle w:val="Brdtext1"/>
        <w:rPr>
          <w:lang w:val="en-GB"/>
        </w:rPr>
      </w:pPr>
    </w:p>
    <w:p w14:paraId="01D52841" w14:textId="3AAE89EB" w:rsidR="00A14FE1" w:rsidRPr="003F7195" w:rsidRDefault="00A14FE1" w:rsidP="003C6738">
      <w:pPr>
        <w:pStyle w:val="Brdtext1"/>
        <w:jc w:val="left"/>
        <w:rPr>
          <w:b/>
          <w:bCs w:val="0"/>
          <w:lang w:val="en-GB"/>
        </w:rPr>
      </w:pPr>
      <w:r w:rsidRPr="003F7195">
        <w:rPr>
          <w:b/>
          <w:bCs w:val="0"/>
          <w:lang w:val="en-GB"/>
        </w:rPr>
        <w:t xml:space="preserve">limitations </w:t>
      </w:r>
    </w:p>
    <w:p w14:paraId="5246E885" w14:textId="620F5005" w:rsidR="003C6738" w:rsidRPr="003F7195" w:rsidRDefault="006B6A41" w:rsidP="003C6738">
      <w:pPr>
        <w:pStyle w:val="Brdtext1"/>
        <w:numPr>
          <w:ilvl w:val="0"/>
          <w:numId w:val="8"/>
        </w:numPr>
        <w:jc w:val="left"/>
        <w:rPr>
          <w:lang w:val="en-GB"/>
        </w:rPr>
      </w:pPr>
      <w:r w:rsidRPr="003F7195">
        <w:rPr>
          <w:lang w:val="en-GB"/>
        </w:rPr>
        <w:t xml:space="preserve">OFIs </w:t>
      </w:r>
      <w:r w:rsidR="00B429C6" w:rsidRPr="003F7195">
        <w:rPr>
          <w:lang w:val="en-GB"/>
        </w:rPr>
        <w:t xml:space="preserve">are </w:t>
      </w:r>
      <w:r w:rsidRPr="003F7195">
        <w:rPr>
          <w:lang w:val="en-GB"/>
        </w:rPr>
        <w:t xml:space="preserve">dependent on </w:t>
      </w:r>
      <w:r w:rsidR="00B429C6" w:rsidRPr="003F7195">
        <w:rPr>
          <w:lang w:val="en-GB"/>
        </w:rPr>
        <w:t xml:space="preserve">competence of </w:t>
      </w:r>
      <w:r w:rsidRPr="003F7195">
        <w:rPr>
          <w:lang w:val="en-GB"/>
        </w:rPr>
        <w:t>people in M</w:t>
      </w:r>
      <w:r w:rsidR="00180785" w:rsidRPr="003F7195">
        <w:rPr>
          <w:lang w:val="en-GB"/>
        </w:rPr>
        <w:t>&amp;M team</w:t>
      </w:r>
      <w:r w:rsidR="00B34A60" w:rsidRPr="003F7195">
        <w:rPr>
          <w:lang w:val="en-GB"/>
        </w:rPr>
        <w:t xml:space="preserve"> – different models </w:t>
      </w:r>
      <w:r w:rsidR="00E5514F" w:rsidRPr="003F7195">
        <w:rPr>
          <w:lang w:val="en-GB"/>
        </w:rPr>
        <w:t xml:space="preserve">for agreement between </w:t>
      </w:r>
      <w:proofErr w:type="spellStart"/>
      <w:r w:rsidR="009651E1" w:rsidRPr="003F7195">
        <w:rPr>
          <w:lang w:val="en-GB"/>
        </w:rPr>
        <w:t>panelists</w:t>
      </w:r>
      <w:proofErr w:type="spellEnd"/>
      <w:r w:rsidR="003C6738" w:rsidRPr="003F7195">
        <w:rPr>
          <w:lang w:val="en-GB"/>
        </w:rPr>
        <w:t xml:space="preserve"> </w:t>
      </w:r>
      <w:hyperlink r:id="rId26" w:history="1">
        <w:r w:rsidR="009242C3" w:rsidRPr="003F7195">
          <w:rPr>
            <w:rStyle w:val="Hyperlink"/>
            <w:lang w:val="en-GB"/>
          </w:rPr>
          <w:t>Preventable trauma deaths: from panel review to population based-studies</w:t>
        </w:r>
      </w:hyperlink>
    </w:p>
    <w:p w14:paraId="7E866400" w14:textId="79F01015" w:rsidR="003C6738" w:rsidRPr="003F7195" w:rsidRDefault="002342C2" w:rsidP="003C6738">
      <w:pPr>
        <w:pStyle w:val="Brdtext1"/>
        <w:numPr>
          <w:ilvl w:val="0"/>
          <w:numId w:val="8"/>
        </w:numPr>
        <w:jc w:val="left"/>
        <w:rPr>
          <w:lang w:val="en-GB"/>
        </w:rPr>
      </w:pPr>
      <w:r w:rsidRPr="003F7195">
        <w:rPr>
          <w:lang w:val="en-GB"/>
        </w:rPr>
        <w:t xml:space="preserve">Research is limited to trauma-1 patients, </w:t>
      </w:r>
      <w:r w:rsidR="009242C3" w:rsidRPr="003F7195">
        <w:rPr>
          <w:lang w:val="en-GB"/>
        </w:rPr>
        <w:t xml:space="preserve">severely injured patients </w:t>
      </w:r>
    </w:p>
    <w:p w14:paraId="0471B191" w14:textId="0FAD621E" w:rsidR="00EE70CD" w:rsidRPr="003F7195" w:rsidRDefault="002A016F" w:rsidP="003C6738">
      <w:pPr>
        <w:pStyle w:val="Brdtext1"/>
        <w:numPr>
          <w:ilvl w:val="0"/>
          <w:numId w:val="8"/>
        </w:numPr>
        <w:jc w:val="left"/>
        <w:rPr>
          <w:lang w:val="en-GB"/>
        </w:rPr>
      </w:pPr>
      <w:r w:rsidRPr="003F7195">
        <w:rPr>
          <w:lang w:val="en-GB"/>
        </w:rPr>
        <w:t xml:space="preserve">Retrospective study dependent on proper documentation </w:t>
      </w:r>
    </w:p>
    <w:p w14:paraId="5B69E693" w14:textId="3BD125DB" w:rsidR="00745BFF" w:rsidRDefault="0035272A" w:rsidP="00ED658A">
      <w:pPr>
        <w:pStyle w:val="Brdtext1"/>
        <w:numPr>
          <w:ilvl w:val="0"/>
          <w:numId w:val="8"/>
        </w:numPr>
        <w:jc w:val="left"/>
        <w:rPr>
          <w:lang w:val="en-GB"/>
        </w:rPr>
      </w:pPr>
      <w:r w:rsidRPr="00745BFF">
        <w:rPr>
          <w:lang w:val="en-GB"/>
        </w:rPr>
        <w:t xml:space="preserve">Few patients qualify into patient cohorts, small number of </w:t>
      </w:r>
      <w:proofErr w:type="gramStart"/>
      <w:r w:rsidRPr="00745BFF">
        <w:rPr>
          <w:lang w:val="en-GB"/>
        </w:rPr>
        <w:t>patient</w:t>
      </w:r>
      <w:proofErr w:type="gramEnd"/>
      <w:r w:rsidRPr="00745BFF">
        <w:rPr>
          <w:lang w:val="en-GB"/>
        </w:rPr>
        <w:t xml:space="preserve"> with </w:t>
      </w:r>
    </w:p>
    <w:p w14:paraId="491792B7" w14:textId="200E0CBA" w:rsidR="00745BFF" w:rsidRDefault="00745BFF" w:rsidP="00745BFF">
      <w:pPr>
        <w:pStyle w:val="Brdtext1"/>
        <w:jc w:val="left"/>
        <w:rPr>
          <w:lang w:val="en-GB"/>
        </w:rPr>
      </w:pPr>
    </w:p>
    <w:p w14:paraId="00B480AB" w14:textId="2B77303C" w:rsidR="00745BFF" w:rsidRPr="00745BFF" w:rsidRDefault="00745BFF" w:rsidP="00745BFF">
      <w:pPr>
        <w:pStyle w:val="Brdtext1"/>
        <w:jc w:val="left"/>
        <w:rPr>
          <w:b/>
          <w:bCs w:val="0"/>
          <w:lang w:val="en-GB"/>
        </w:rPr>
      </w:pPr>
      <w:r>
        <w:rPr>
          <w:b/>
          <w:bCs w:val="0"/>
          <w:lang w:val="en-GB"/>
        </w:rPr>
        <w:t xml:space="preserve">Further research </w:t>
      </w:r>
    </w:p>
    <w:p w14:paraId="0979E136" w14:textId="6ABC9E8C" w:rsidR="71BBE52F" w:rsidRPr="003F7195" w:rsidRDefault="71BBE52F" w:rsidP="71BBE52F">
      <w:pPr>
        <w:pStyle w:val="Brdtext1"/>
        <w:jc w:val="left"/>
        <w:rPr>
          <w:lang w:val="en-GB"/>
        </w:rPr>
      </w:pPr>
    </w:p>
    <w:p w14:paraId="7E85ED44" w14:textId="2743B434" w:rsidR="4C5F35FF" w:rsidRPr="003F7195" w:rsidRDefault="00000000" w:rsidP="71BBE52F">
      <w:pPr>
        <w:pStyle w:val="Brdtext1"/>
        <w:jc w:val="left"/>
        <w:rPr>
          <w:lang w:val="en-GB"/>
        </w:rPr>
      </w:pPr>
      <w:hyperlink r:id="rId27">
        <w:r w:rsidR="4C5F35FF" w:rsidRPr="003F7195">
          <w:rPr>
            <w:rStyle w:val="Hyperlink"/>
            <w:lang w:val="en-GB"/>
          </w:rPr>
          <w:t>Opportunities for improvement in the management of patients who die from haemorrhage after trauma - PubMed (ki.se)</w:t>
        </w:r>
      </w:hyperlink>
    </w:p>
    <w:p w14:paraId="6E123B3F" w14:textId="00981E76" w:rsidR="4C5F35FF" w:rsidRPr="003F7195" w:rsidRDefault="4C5F35FF" w:rsidP="71BBE52F">
      <w:pPr>
        <w:pStyle w:val="Brdtext1"/>
        <w:jc w:val="left"/>
        <w:rPr>
          <w:lang w:val="en-GB"/>
        </w:rPr>
      </w:pPr>
      <w:r w:rsidRPr="003F7195">
        <w:rPr>
          <w:lang w:val="en-GB"/>
        </w:rPr>
        <w:t>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w:t>
      </w:r>
    </w:p>
    <w:p w14:paraId="44ACB051" w14:textId="72DCBB79" w:rsidR="71BBE52F" w:rsidRPr="003F7195" w:rsidRDefault="71BBE52F" w:rsidP="71BBE52F">
      <w:pPr>
        <w:pStyle w:val="Brdtext1"/>
        <w:jc w:val="left"/>
        <w:rPr>
          <w:lang w:val="en-GB"/>
        </w:rPr>
      </w:pPr>
    </w:p>
    <w:p w14:paraId="487DB6C6" w14:textId="561E071F" w:rsidR="6B4940A2" w:rsidRPr="003F7195" w:rsidRDefault="00000000" w:rsidP="71BBE52F">
      <w:pPr>
        <w:pStyle w:val="Brdtext1"/>
        <w:jc w:val="left"/>
        <w:rPr>
          <w:lang w:val="en-GB"/>
        </w:rPr>
      </w:pPr>
      <w:hyperlink r:id="rId28">
        <w:r w:rsidR="6B4940A2" w:rsidRPr="003F7195">
          <w:rPr>
            <w:rStyle w:val="Hyperlink"/>
            <w:lang w:val="en-GB"/>
          </w:rPr>
          <w:t>Multiorgan Dysfunction After Severe Traumatic Brain Injury: Epidemiology, Mechanisms, and Clinical Management - ScienceDirect (ki.se)</w:t>
        </w:r>
      </w:hyperlink>
    </w:p>
    <w:p w14:paraId="4C8D9299" w14:textId="6152BE1A" w:rsidR="37D0767B" w:rsidRPr="003F7195" w:rsidRDefault="37D0767B" w:rsidP="71BBE52F">
      <w:pPr>
        <w:pStyle w:val="Brdtext1"/>
        <w:jc w:val="left"/>
        <w:rPr>
          <w:lang w:val="en-GB"/>
        </w:rPr>
      </w:pPr>
      <w:r w:rsidRPr="003F7195">
        <w:rPr>
          <w:lang w:val="en-GB"/>
        </w:rPr>
        <w:t>Multisystem with t</w:t>
      </w:r>
      <w:r w:rsidR="75E54492" w:rsidRPr="003F7195">
        <w:rPr>
          <w:lang w:val="en-GB"/>
        </w:rPr>
        <w:t xml:space="preserve">raumatic brain injury </w:t>
      </w:r>
    </w:p>
    <w:p w14:paraId="4E6724C0" w14:textId="055307EB" w:rsidR="00A14FE1" w:rsidRPr="003F7195" w:rsidRDefault="00A14FE1" w:rsidP="00A14FE1">
      <w:pPr>
        <w:pStyle w:val="Brdtext1"/>
        <w:rPr>
          <w:lang w:val="en-GB"/>
        </w:rPr>
      </w:pPr>
    </w:p>
    <w:p w14:paraId="21489496" w14:textId="2E5A2D22" w:rsidR="00D86CF4" w:rsidRPr="003F7195" w:rsidRDefault="3BE05E38" w:rsidP="71BBE52F">
      <w:pPr>
        <w:pStyle w:val="Brdtext1"/>
        <w:rPr>
          <w:lang w:val="en-GB"/>
        </w:rPr>
      </w:pPr>
      <w:r w:rsidRPr="003F7195">
        <w:rPr>
          <w:bCs w:val="0"/>
          <w:color w:val="2E2E2E"/>
          <w:lang w:val="en-GB"/>
        </w:rPr>
        <w:t>Extracranial organ dysfunction after severe TBI has traditionally been studied on an individual organ system basis; however, data suggest that multisystem organ dysfunction after TBI is common and likely share similar mechanistic and pathophysiologic features with single organ system dysfunction</w:t>
      </w:r>
    </w:p>
    <w:p w14:paraId="759437C4" w14:textId="41A1283C" w:rsidR="71BBE52F" w:rsidRPr="003F7195" w:rsidRDefault="71BBE52F" w:rsidP="71BBE52F">
      <w:pPr>
        <w:pStyle w:val="Brdtext1"/>
        <w:rPr>
          <w:bCs w:val="0"/>
          <w:color w:val="2E2E2E"/>
          <w:lang w:val="en-GB"/>
        </w:rPr>
      </w:pPr>
    </w:p>
    <w:p w14:paraId="479501C2" w14:textId="1EC2877E" w:rsidR="3DB2DABD" w:rsidRPr="003F7195" w:rsidRDefault="3DB2DABD" w:rsidP="71BBE52F">
      <w:pPr>
        <w:pStyle w:val="Brdtext1"/>
        <w:rPr>
          <w:color w:val="2E2E2E"/>
          <w:lang w:val="en-GB"/>
        </w:rPr>
      </w:pPr>
      <w:r w:rsidRPr="4790DFFC">
        <w:rPr>
          <w:color w:val="2E2E2E"/>
          <w:lang w:val="en-GB"/>
        </w:rPr>
        <w:t xml:space="preserve">Could it be that </w:t>
      </w:r>
      <w:r w:rsidR="4C2B5D1A" w:rsidRPr="4790DFFC">
        <w:rPr>
          <w:color w:val="2E2E2E"/>
          <w:lang w:val="en-GB"/>
        </w:rPr>
        <w:t xml:space="preserve">multisystem with </w:t>
      </w:r>
      <w:proofErr w:type="spellStart"/>
      <w:r w:rsidR="4C2B5D1A" w:rsidRPr="4790DFFC">
        <w:rPr>
          <w:color w:val="2E2E2E"/>
          <w:lang w:val="en-GB"/>
        </w:rPr>
        <w:t>tbi</w:t>
      </w:r>
      <w:proofErr w:type="spellEnd"/>
      <w:r w:rsidR="52565809" w:rsidRPr="4790DFFC">
        <w:rPr>
          <w:color w:val="2E2E2E"/>
          <w:lang w:val="en-GB"/>
        </w:rPr>
        <w:t xml:space="preserve"> </w:t>
      </w:r>
      <w:r w:rsidR="4C2B5D1A" w:rsidRPr="4790DFFC">
        <w:rPr>
          <w:color w:val="2E2E2E"/>
          <w:lang w:val="en-GB"/>
        </w:rPr>
        <w:t xml:space="preserve">die because of </w:t>
      </w:r>
      <w:proofErr w:type="spellStart"/>
      <w:proofErr w:type="gramStart"/>
      <w:r w:rsidR="4C2B5D1A" w:rsidRPr="4790DFFC">
        <w:rPr>
          <w:color w:val="2E2E2E"/>
          <w:lang w:val="en-GB"/>
        </w:rPr>
        <w:t>tbi</w:t>
      </w:r>
      <w:proofErr w:type="spellEnd"/>
      <w:r w:rsidR="4C2B5D1A" w:rsidRPr="4790DFFC">
        <w:rPr>
          <w:color w:val="2E2E2E"/>
          <w:lang w:val="en-GB"/>
        </w:rPr>
        <w:t xml:space="preserve">, </w:t>
      </w:r>
      <w:r w:rsidR="09D9A305" w:rsidRPr="4790DFFC">
        <w:rPr>
          <w:color w:val="2E2E2E"/>
          <w:lang w:val="en-GB"/>
        </w:rPr>
        <w:t xml:space="preserve"> therefore</w:t>
      </w:r>
      <w:proofErr w:type="gramEnd"/>
      <w:r w:rsidR="09D9A305" w:rsidRPr="4790DFFC">
        <w:rPr>
          <w:color w:val="2E2E2E"/>
          <w:lang w:val="en-GB"/>
        </w:rPr>
        <w:t xml:space="preserve"> less </w:t>
      </w:r>
      <w:proofErr w:type="spellStart"/>
      <w:r w:rsidR="09D9A305" w:rsidRPr="4790DFFC">
        <w:rPr>
          <w:color w:val="2E2E2E"/>
          <w:lang w:val="en-GB"/>
        </w:rPr>
        <w:t>ofi</w:t>
      </w:r>
      <w:proofErr w:type="spellEnd"/>
      <w:r w:rsidR="09D9A305" w:rsidRPr="4790DFFC">
        <w:rPr>
          <w:color w:val="2E2E2E"/>
          <w:lang w:val="en-GB"/>
        </w:rPr>
        <w:t xml:space="preserve"> and preventability</w:t>
      </w:r>
      <w:r w:rsidR="6D5D1CA3" w:rsidRPr="4790DFFC">
        <w:rPr>
          <w:color w:val="2E2E2E"/>
          <w:lang w:val="en-GB"/>
        </w:rPr>
        <w:t>?</w:t>
      </w:r>
    </w:p>
    <w:p w14:paraId="3A88DF72" w14:textId="2554EE97" w:rsidR="4790DFFC" w:rsidRDefault="4790DFFC" w:rsidP="4790DFFC">
      <w:pPr>
        <w:pStyle w:val="Brdtext1"/>
        <w:rPr>
          <w:color w:val="2E2E2E"/>
          <w:lang w:val="en-GB"/>
        </w:rPr>
      </w:pPr>
    </w:p>
    <w:p w14:paraId="4AA8128D" w14:textId="754A3D76" w:rsidR="4790DFFC" w:rsidRDefault="4790DFFC" w:rsidP="4790DFFC">
      <w:pPr>
        <w:pStyle w:val="Brdtext1"/>
        <w:rPr>
          <w:color w:val="2E2E2E"/>
          <w:lang w:val="en-GB"/>
        </w:rPr>
      </w:pPr>
    </w:p>
    <w:p w14:paraId="3CEE32FD" w14:textId="5C4FC2F7" w:rsidR="1B06C654" w:rsidRPr="003F7195" w:rsidRDefault="00000000" w:rsidP="71BBE52F">
      <w:pPr>
        <w:pStyle w:val="Brdtext1"/>
        <w:rPr>
          <w:bCs w:val="0"/>
          <w:color w:val="2E2E2E"/>
          <w:lang w:val="en-GB"/>
        </w:rPr>
      </w:pPr>
      <w:hyperlink r:id="rId29">
        <w:r w:rsidR="1B06C654" w:rsidRPr="4790DFFC">
          <w:rPr>
            <w:rStyle w:val="Hyperlink"/>
            <w:lang w:val="en-GB"/>
          </w:rPr>
          <w:t>Unexpected contribution of moderate traumatic brain injury to death after major trauma - PubMed (ki.se)</w:t>
        </w:r>
      </w:hyperlink>
      <w:r w:rsidR="1B06C654" w:rsidRPr="4790DFFC">
        <w:rPr>
          <w:color w:val="2E2E2E"/>
          <w:lang w:val="en-GB"/>
        </w:rPr>
        <w:t xml:space="preserve"> - TBI is an independent predictor of mortality in multisystem trauma </w:t>
      </w:r>
    </w:p>
    <w:p w14:paraId="25B30C69" w14:textId="63FAB8A4" w:rsidR="33164B6E" w:rsidRPr="003F7195" w:rsidRDefault="00000000" w:rsidP="71BBE52F">
      <w:pPr>
        <w:pStyle w:val="Brdtext1"/>
        <w:rPr>
          <w:lang w:val="en-GB"/>
        </w:rPr>
      </w:pPr>
      <w:hyperlink r:id="rId30">
        <w:r w:rsidR="33164B6E" w:rsidRPr="003F7195">
          <w:rPr>
            <w:rStyle w:val="Hyperlink"/>
            <w:lang w:val="en-GB"/>
          </w:rPr>
          <w:t>Risk-adjusted mortality in severely injured adult trauma patients in Sweden - PubMed (ki.se)</w:t>
        </w:r>
      </w:hyperlink>
    </w:p>
    <w:p w14:paraId="3205F9CE" w14:textId="188D6FAF" w:rsidR="71BBE52F" w:rsidRPr="003F7195" w:rsidRDefault="71BBE52F" w:rsidP="71BBE52F">
      <w:pPr>
        <w:pStyle w:val="Brdtext1"/>
        <w:rPr>
          <w:lang w:val="en-GB"/>
        </w:rPr>
      </w:pPr>
    </w:p>
    <w:p w14:paraId="09FF63F9" w14:textId="167C048F" w:rsidR="277BCB77" w:rsidRPr="003F7195" w:rsidRDefault="00000000" w:rsidP="71BBE52F">
      <w:pPr>
        <w:pStyle w:val="Brdtext1"/>
        <w:rPr>
          <w:lang w:val="en-GB"/>
        </w:rPr>
      </w:pPr>
      <w:hyperlink r:id="rId31">
        <w:r w:rsidR="277BCB77" w:rsidRPr="003F7195">
          <w:rPr>
            <w:rStyle w:val="Hyperlink"/>
            <w:lang w:val="en-GB"/>
          </w:rPr>
          <w:t>Simultaneous multisystem surgery: An important capability for the civilian trauma hospital - PubMed (ki.se)</w:t>
        </w:r>
      </w:hyperlink>
    </w:p>
    <w:p w14:paraId="3BFCAAED" w14:textId="412621F6" w:rsidR="71BBE52F" w:rsidRPr="003F7195" w:rsidRDefault="71BBE52F" w:rsidP="71BBE52F">
      <w:pPr>
        <w:pStyle w:val="Brdtext1"/>
        <w:rPr>
          <w:lang w:val="en-GB"/>
        </w:rPr>
      </w:pPr>
    </w:p>
    <w:p w14:paraId="18B147F1" w14:textId="7F29E45A" w:rsidR="277BCB77" w:rsidRPr="003F7195" w:rsidRDefault="00000000" w:rsidP="71BBE52F">
      <w:pPr>
        <w:pStyle w:val="Brdtext1"/>
        <w:rPr>
          <w:lang w:val="en-GB"/>
        </w:rPr>
      </w:pPr>
      <w:hyperlink r:id="rId32">
        <w:r w:rsidR="277BCB77" w:rsidRPr="003F7195">
          <w:rPr>
            <w:rStyle w:val="Hyperlink"/>
            <w:lang w:val="en-GB"/>
          </w:rPr>
          <w:t>Timing of surgery after multisystem injury with traumatic brain injury: effect on neuropsychological and functional outcome - PubMed (ki.se)</w:t>
        </w:r>
      </w:hyperlink>
    </w:p>
    <w:p w14:paraId="1507E1D3" w14:textId="7E257CCD" w:rsidR="71BBE52F" w:rsidRPr="003F7195" w:rsidRDefault="71BBE52F" w:rsidP="71BBE52F">
      <w:pPr>
        <w:pStyle w:val="Brdtext1"/>
        <w:rPr>
          <w:lang w:val="en-GB"/>
        </w:rPr>
      </w:pPr>
    </w:p>
    <w:p w14:paraId="3E711E92" w14:textId="561CEAA7" w:rsidR="69B530EF" w:rsidRPr="003F7195" w:rsidRDefault="00000000" w:rsidP="71BBE52F">
      <w:pPr>
        <w:pStyle w:val="Brdtext1"/>
        <w:rPr>
          <w:lang w:val="en-GB"/>
        </w:rPr>
      </w:pPr>
      <w:hyperlink r:id="rId33">
        <w:r w:rsidR="69B530EF" w:rsidRPr="003F7195">
          <w:rPr>
            <w:rStyle w:val="Hyperlink"/>
            <w:lang w:val="en-GB"/>
          </w:rPr>
          <w:t>Emergency department management of traumatic brain injuries: A resource tiered review - PubMed (ki.se)</w:t>
        </w:r>
      </w:hyperlink>
    </w:p>
    <w:p w14:paraId="5280C4BA" w14:textId="37BB1403" w:rsidR="71BBE52F" w:rsidRPr="003F7195" w:rsidRDefault="71BBE52F" w:rsidP="71BBE52F">
      <w:pPr>
        <w:pStyle w:val="Brdtext1"/>
        <w:rPr>
          <w:i/>
          <w:iCs/>
          <w:lang w:val="en-GB"/>
        </w:rPr>
      </w:pPr>
    </w:p>
    <w:p w14:paraId="5B23AAAB" w14:textId="5342A375" w:rsidR="30F9E05E" w:rsidRPr="003F7195" w:rsidRDefault="00000000" w:rsidP="71BBE52F">
      <w:pPr>
        <w:pStyle w:val="Brdtext1"/>
        <w:rPr>
          <w:i/>
          <w:iCs/>
          <w:lang w:val="en-GB"/>
        </w:rPr>
      </w:pPr>
      <w:hyperlink r:id="rId34">
        <w:r w:rsidR="30F9E05E" w:rsidRPr="003F7195">
          <w:rPr>
            <w:rStyle w:val="Hyperlink"/>
            <w:i/>
            <w:iCs/>
            <w:lang w:val="en-GB"/>
          </w:rPr>
          <w:t>The catecholamine response to multisystem trauma - PubMed (ki.se)</w:t>
        </w:r>
      </w:hyperlink>
      <w:r w:rsidR="30F9E05E" w:rsidRPr="003F7195">
        <w:rPr>
          <w:i/>
          <w:iCs/>
          <w:lang w:val="en-GB"/>
        </w:rPr>
        <w:t xml:space="preserve"> </w:t>
      </w:r>
    </w:p>
    <w:p w14:paraId="14C715E4" w14:textId="77777777" w:rsidR="00BC5206" w:rsidRPr="003F7195" w:rsidRDefault="00BC5206" w:rsidP="71BBE52F">
      <w:pPr>
        <w:pStyle w:val="Brdtext1"/>
        <w:rPr>
          <w:b/>
          <w:lang w:val="en-GB"/>
        </w:rPr>
      </w:pPr>
    </w:p>
    <w:p w14:paraId="44FE1B91" w14:textId="1F70CCA0" w:rsidR="3E050913" w:rsidRPr="003F7195" w:rsidRDefault="00000000" w:rsidP="71BBE52F">
      <w:pPr>
        <w:pStyle w:val="Brdtext1"/>
        <w:rPr>
          <w:lang w:val="en-GB"/>
        </w:rPr>
      </w:pPr>
      <w:hyperlink r:id="rId35">
        <w:r w:rsidR="3E050913" w:rsidRPr="003F7195">
          <w:rPr>
            <w:rStyle w:val="Hyperlink"/>
            <w:lang w:val="en-GB"/>
          </w:rPr>
          <w:t xml:space="preserve">Risk Factors and Neurological Outcomes Associated </w:t>
        </w:r>
        <w:proofErr w:type="gramStart"/>
        <w:r w:rsidR="3E050913" w:rsidRPr="003F7195">
          <w:rPr>
            <w:rStyle w:val="Hyperlink"/>
            <w:lang w:val="en-GB"/>
          </w:rPr>
          <w:t>With</w:t>
        </w:r>
        <w:proofErr w:type="gramEnd"/>
        <w:r w:rsidR="3E050913" w:rsidRPr="003F7195">
          <w:rPr>
            <w:rStyle w:val="Hyperlink"/>
            <w:lang w:val="en-GB"/>
          </w:rPr>
          <w:t xml:space="preserve"> Circulatory Shock After Moderate-Severe Traumatic Brain Injury: A TRACK-TBI Study - PubMed (ki.se)</w:t>
        </w:r>
      </w:hyperlink>
    </w:p>
    <w:p w14:paraId="684B81CD" w14:textId="00BA7C16" w:rsidR="00834926" w:rsidRPr="003F7195" w:rsidRDefault="00BC5206" w:rsidP="00BC5206">
      <w:pPr>
        <w:pStyle w:val="Heading1"/>
        <w:rPr>
          <w:lang w:val="en-GB"/>
        </w:rPr>
      </w:pPr>
      <w:r w:rsidRPr="003F7195">
        <w:rPr>
          <w:lang w:val="en-GB"/>
        </w:rPr>
        <w:t xml:space="preserve">References </w:t>
      </w:r>
      <w:r w:rsidR="005749C8" w:rsidRPr="003F7195">
        <w:rPr>
          <w:lang w:val="en-GB"/>
        </w:rPr>
        <w:t xml:space="preserve"> </w:t>
      </w:r>
    </w:p>
    <w:p w14:paraId="62F67B96" w14:textId="7A5BEF94" w:rsidR="71BBE52F" w:rsidRPr="003F7195" w:rsidRDefault="71BBE52F" w:rsidP="71BBE52F">
      <w:pPr>
        <w:rPr>
          <w:lang w:val="en-GB"/>
        </w:rPr>
      </w:pPr>
    </w:p>
    <w:p w14:paraId="2074D1AF" w14:textId="77777777" w:rsidR="00BD160D" w:rsidRPr="00BD160D" w:rsidRDefault="00983EED" w:rsidP="00BD160D">
      <w:pPr>
        <w:pStyle w:val="Bibliography"/>
        <w:rPr>
          <w:lang w:val="en-GB"/>
        </w:rPr>
      </w:pPr>
      <w:r w:rsidRPr="003F7195">
        <w:rPr>
          <w:lang w:val="en-GB"/>
        </w:rPr>
        <w:fldChar w:fldCharType="begin"/>
      </w:r>
      <w:r w:rsidR="00C62D10">
        <w:rPr>
          <w:lang w:val="en-GB"/>
        </w:rPr>
        <w:instrText xml:space="preserve"> ADDIN ZOTERO_BIBL {"uncited":[],"omitted":[],"custom":[]} CSL_BIBLIOGRAPHY </w:instrText>
      </w:r>
      <w:r w:rsidRPr="003F7195">
        <w:rPr>
          <w:lang w:val="en-GB"/>
        </w:rPr>
        <w:fldChar w:fldCharType="separate"/>
      </w:r>
      <w:r w:rsidR="00BD160D" w:rsidRPr="00BD160D">
        <w:rPr>
          <w:lang w:val="en-GB"/>
        </w:rPr>
        <w:t>1.</w:t>
      </w:r>
      <w:r w:rsidR="00BD160D" w:rsidRPr="00BD160D">
        <w:rPr>
          <w:lang w:val="en-GB"/>
        </w:rPr>
        <w:tab/>
        <w:t xml:space="preserve">Chiara O, Cimbanassi S, Pitidis A, Vesconi S. Preventable trauma deaths: from panel review to population based-studies. World J Emerg Surg. 2006 Apr 11;1:12. </w:t>
      </w:r>
    </w:p>
    <w:p w14:paraId="3C9CFA92" w14:textId="77777777" w:rsidR="00BD160D" w:rsidRPr="00BD160D" w:rsidRDefault="00BD160D" w:rsidP="00BD160D">
      <w:pPr>
        <w:pStyle w:val="Bibliography"/>
        <w:rPr>
          <w:lang w:val="en-GB"/>
        </w:rPr>
      </w:pPr>
      <w:r w:rsidRPr="00BD160D">
        <w:rPr>
          <w:lang w:val="en-GB"/>
        </w:rPr>
        <w:t>2.</w:t>
      </w:r>
      <w:r w:rsidRPr="00BD160D">
        <w:rPr>
          <w:lang w:val="en-GB"/>
        </w:rPr>
        <w:tab/>
        <w:t>Innovation A for C. Trauma system [Internet]. Agency for Clinical Innovation. Agency for Clinical Innovation (ACI); 2014 [cited 2023 Jan 26]. Available from: https://aci.health.nsw.gov.au/networks/institute-of-trauma-and-injury-management/clinical/trauma_system</w:t>
      </w:r>
    </w:p>
    <w:p w14:paraId="6D457E44" w14:textId="77777777" w:rsidR="00BD160D" w:rsidRPr="00BD160D" w:rsidRDefault="00BD160D" w:rsidP="00BD160D">
      <w:pPr>
        <w:pStyle w:val="Bibliography"/>
        <w:rPr>
          <w:lang w:val="en-GB"/>
        </w:rPr>
      </w:pPr>
      <w:r w:rsidRPr="00BD160D">
        <w:rPr>
          <w:lang w:val="en-GB"/>
        </w:rPr>
        <w:t>3.</w:t>
      </w:r>
      <w:r w:rsidRPr="00BD160D">
        <w:rPr>
          <w:lang w:val="en-GB"/>
        </w:rPr>
        <w:tab/>
        <w:t>Injuries and violence [Internet]. [cited 2023 Feb 2]. Available from: https://www.who.int/news-room/fact-sheets/detail/injuries-and-violence</w:t>
      </w:r>
    </w:p>
    <w:p w14:paraId="1E09DEA2" w14:textId="77777777" w:rsidR="00BD160D" w:rsidRPr="00BD160D" w:rsidRDefault="00BD160D" w:rsidP="00BD160D">
      <w:pPr>
        <w:pStyle w:val="Bibliography"/>
        <w:rPr>
          <w:lang w:val="en-GB"/>
        </w:rPr>
      </w:pPr>
      <w:r w:rsidRPr="00BD160D">
        <w:t>4.</w:t>
      </w:r>
      <w:r w:rsidRPr="00BD160D">
        <w:tab/>
        <w:t xml:space="preserve">årsrapport | Sökresultat | SweTrau [Internet]. 2022 [cited 2023 Mar 3]. </w:t>
      </w:r>
      <w:r w:rsidRPr="00BD160D">
        <w:rPr>
          <w:lang w:val="en-GB"/>
        </w:rPr>
        <w:t>Available from: https://rcsyd.se/swetrau/?s=%C3%A5rsrapport</w:t>
      </w:r>
    </w:p>
    <w:p w14:paraId="7BAE9DED" w14:textId="77777777" w:rsidR="00BD160D" w:rsidRPr="00BD160D" w:rsidRDefault="00BD160D" w:rsidP="00BD160D">
      <w:pPr>
        <w:pStyle w:val="Bibliography"/>
        <w:rPr>
          <w:lang w:val="en-GB"/>
        </w:rPr>
      </w:pPr>
      <w:r w:rsidRPr="00BD160D">
        <w:rPr>
          <w:lang w:val="en-GB"/>
        </w:rPr>
        <w:t>5.</w:t>
      </w:r>
      <w:r w:rsidRPr="00BD160D">
        <w:rPr>
          <w:lang w:val="en-GB"/>
        </w:rPr>
        <w:tab/>
        <w:t xml:space="preserve">Blackmore AR, Leonard J, Madayag R, Bourg PW. Using the Trauma Quality Improvement Program Metrics Data to Enhance Clinical Practice. J Trauma Nurs. 2019 May;26(3):121–7. </w:t>
      </w:r>
    </w:p>
    <w:p w14:paraId="74ED8C53" w14:textId="77777777" w:rsidR="00BD160D" w:rsidRPr="00BD160D" w:rsidRDefault="00BD160D" w:rsidP="00BD160D">
      <w:pPr>
        <w:pStyle w:val="Bibliography"/>
        <w:rPr>
          <w:lang w:val="en-GB"/>
        </w:rPr>
      </w:pPr>
      <w:r w:rsidRPr="00BD160D">
        <w:rPr>
          <w:lang w:val="en-GB"/>
        </w:rPr>
        <w:lastRenderedPageBreak/>
        <w:t>6.</w:t>
      </w:r>
      <w:r w:rsidRPr="00BD160D">
        <w:rPr>
          <w:lang w:val="en-GB"/>
        </w:rPr>
        <w:tab/>
        <w:t xml:space="preserve">Kapanadze G, Berg J, Sun Y, Gerdin Wärnberg M. Facilitators and barriers impacting in-hospital Trauma Quality Improvement Program (TQIP) implementation across country income levels: a scoping review. BMJ Open. 2023 Feb;13(2):e068219. </w:t>
      </w:r>
    </w:p>
    <w:p w14:paraId="582D3679" w14:textId="77777777" w:rsidR="00BD160D" w:rsidRPr="00BD160D" w:rsidRDefault="00BD160D" w:rsidP="00BD160D">
      <w:pPr>
        <w:pStyle w:val="Bibliography"/>
        <w:rPr>
          <w:lang w:val="en-GB"/>
        </w:rPr>
      </w:pPr>
      <w:r w:rsidRPr="00BD160D">
        <w:rPr>
          <w:lang w:val="en-GB"/>
        </w:rPr>
        <w:t>7.</w:t>
      </w:r>
      <w:r w:rsidRPr="00BD160D">
        <w:rPr>
          <w:lang w:val="en-GB"/>
        </w:rPr>
        <w:tab/>
        <w:t>Santos CD. Student Course Manual ATLS ® Advanced Trauma Life Support. ATLS 10th Ed [Internet]. 2018 Jan 1 [cited 2023 Feb 23]; Available from: https://www.academia.edu/39781997/Student_Course_Manual_ATLS_Advanced_Trauma_Life_Support</w:t>
      </w:r>
    </w:p>
    <w:p w14:paraId="598FB691" w14:textId="77777777" w:rsidR="00BD160D" w:rsidRPr="00BD160D" w:rsidRDefault="00BD160D" w:rsidP="00BD160D">
      <w:pPr>
        <w:pStyle w:val="Bibliography"/>
        <w:rPr>
          <w:lang w:val="en-GB"/>
        </w:rPr>
      </w:pPr>
      <w:r w:rsidRPr="00BD160D">
        <w:rPr>
          <w:lang w:val="en-GB"/>
        </w:rPr>
        <w:t>8.</w:t>
      </w:r>
      <w:r w:rsidRPr="00BD160D">
        <w:rPr>
          <w:lang w:val="en-GB"/>
        </w:rPr>
        <w:tab/>
        <w:t xml:space="preserve">Ghorbani P, Falkén M, Riddez L, Sundelöf M, Oldner A, Strömmer L. Clinical review is essential to evaluate 30-day mortality after trauma. Scand J Trauma Resusc Emerg Med. 2014 Mar 13;22:18. </w:t>
      </w:r>
    </w:p>
    <w:p w14:paraId="795BC71E" w14:textId="77777777" w:rsidR="00BD160D" w:rsidRPr="00BD160D" w:rsidRDefault="00BD160D" w:rsidP="00BD160D">
      <w:pPr>
        <w:pStyle w:val="Bibliography"/>
        <w:rPr>
          <w:lang w:val="en-GB"/>
        </w:rPr>
      </w:pPr>
      <w:r w:rsidRPr="00BD160D">
        <w:rPr>
          <w:lang w:val="en-GB"/>
        </w:rPr>
        <w:t>9.</w:t>
      </w:r>
      <w:r w:rsidRPr="00BD160D">
        <w:rPr>
          <w:lang w:val="en-GB"/>
        </w:rPr>
        <w:tab/>
        <w:t xml:space="preserve">Roy N, Kizhakke Veetil D, Khajanchi MU, Kumar V, Solomon H, Kamble J, et al. Learning from 2523 trauma deaths in India- opportunities to prevent in-hospital deaths. BMC Health Serv Res. 2017 Feb 16;17:142. </w:t>
      </w:r>
    </w:p>
    <w:p w14:paraId="50F2C00F" w14:textId="77777777" w:rsidR="00BD160D" w:rsidRPr="00BD160D" w:rsidRDefault="00BD160D" w:rsidP="00BD160D">
      <w:pPr>
        <w:pStyle w:val="Bibliography"/>
        <w:rPr>
          <w:lang w:val="en-GB"/>
        </w:rPr>
      </w:pPr>
      <w:r w:rsidRPr="00BD160D">
        <w:rPr>
          <w:lang w:val="en-GB"/>
        </w:rPr>
        <w:t>10.</w:t>
      </w:r>
      <w:r w:rsidRPr="00BD160D">
        <w:rPr>
          <w:lang w:val="en-GB"/>
        </w:rPr>
        <w:tab/>
        <w:t xml:space="preserve">Gennarelli TA, Wodzin E. AIS 2005: A contemporary injury scale. Injury. 2006 Dec 1;37(12):1083–91. </w:t>
      </w:r>
    </w:p>
    <w:p w14:paraId="0BBEEA86" w14:textId="77777777" w:rsidR="00BD160D" w:rsidRPr="00BD160D" w:rsidRDefault="00BD160D" w:rsidP="00BD160D">
      <w:pPr>
        <w:pStyle w:val="Bibliography"/>
        <w:rPr>
          <w:lang w:val="en-GB"/>
        </w:rPr>
      </w:pPr>
      <w:r w:rsidRPr="00BD160D">
        <w:rPr>
          <w:lang w:val="en-GB"/>
        </w:rPr>
        <w:t>11.</w:t>
      </w:r>
      <w:r w:rsidRPr="00BD160D">
        <w:rPr>
          <w:lang w:val="en-GB"/>
        </w:rPr>
        <w:tab/>
        <w:t>The Abbreviated Injury Scale [Internet]. https://cochranfirm.com/new-orleans/. [cited 2023 Feb 2]. Available from: https://cochranfirm.com/new-orleans/injury-scale/</w:t>
      </w:r>
    </w:p>
    <w:p w14:paraId="3637DFD0" w14:textId="77777777" w:rsidR="00BD160D" w:rsidRPr="00BD160D" w:rsidRDefault="00BD160D" w:rsidP="00BD160D">
      <w:pPr>
        <w:pStyle w:val="Bibliography"/>
        <w:rPr>
          <w:lang w:val="en-GB"/>
        </w:rPr>
      </w:pPr>
      <w:r w:rsidRPr="00BD160D">
        <w:rPr>
          <w:lang w:val="en-GB"/>
        </w:rPr>
        <w:t>12.</w:t>
      </w:r>
      <w:r w:rsidRPr="00BD160D">
        <w:rPr>
          <w:lang w:val="en-GB"/>
        </w:rPr>
        <w:tab/>
        <w:t xml:space="preserve">Choi J, Carlos G, Nassar AK, Knowlton LM, Spain DA. The impact of trauma systems on patient outcomes. Curr Probl Surg. 2021 Jan 1;58(1):100840. </w:t>
      </w:r>
    </w:p>
    <w:p w14:paraId="1891ECD5" w14:textId="77777777" w:rsidR="00BD160D" w:rsidRPr="00BD160D" w:rsidRDefault="00BD160D" w:rsidP="00BD160D">
      <w:pPr>
        <w:pStyle w:val="Bibliography"/>
        <w:rPr>
          <w:lang w:val="en-GB"/>
        </w:rPr>
      </w:pPr>
      <w:r w:rsidRPr="00BD160D">
        <w:rPr>
          <w:lang w:val="en-GB"/>
        </w:rPr>
        <w:t>13.</w:t>
      </w:r>
      <w:r w:rsidRPr="00BD160D">
        <w:rPr>
          <w:lang w:val="en-GB"/>
        </w:rPr>
        <w:tab/>
        <w:t>Trauma Center Levels Explained - American Trauma Society [Internet]. [cited 2023 Mar 7]. Available from: https://www.amtrauma.org/page/traumalevels</w:t>
      </w:r>
    </w:p>
    <w:p w14:paraId="313758AF" w14:textId="77777777" w:rsidR="00BD160D" w:rsidRPr="00BD160D" w:rsidRDefault="00BD160D" w:rsidP="00BD160D">
      <w:pPr>
        <w:pStyle w:val="Bibliography"/>
        <w:rPr>
          <w:lang w:val="en-GB"/>
        </w:rPr>
      </w:pPr>
      <w:r w:rsidRPr="00BD160D">
        <w:rPr>
          <w:lang w:val="en-GB"/>
        </w:rPr>
        <w:t>14.</w:t>
      </w:r>
      <w:r w:rsidRPr="00BD160D">
        <w:rPr>
          <w:lang w:val="en-GB"/>
        </w:rPr>
        <w:tab/>
        <w:t>Darnell T. What is a Level 1 trauma center? [Internet]. https://www.atlantanewsfirst.com. [cited 2023 Mar 12]. Available from: https://www.atlantanewsfirst.com/2022/09/01/what-is-level-1-trauma-center/</w:t>
      </w:r>
    </w:p>
    <w:p w14:paraId="3351F8FB" w14:textId="77777777" w:rsidR="00BD160D" w:rsidRPr="00BD160D" w:rsidRDefault="00BD160D" w:rsidP="00BD160D">
      <w:pPr>
        <w:pStyle w:val="Bibliography"/>
        <w:rPr>
          <w:lang w:val="en-GB"/>
        </w:rPr>
      </w:pPr>
      <w:r w:rsidRPr="00BD160D">
        <w:rPr>
          <w:lang w:val="en-GB"/>
        </w:rPr>
        <w:t>15.</w:t>
      </w:r>
      <w:r w:rsidRPr="00BD160D">
        <w:rPr>
          <w:lang w:val="en-GB"/>
        </w:rPr>
        <w:tab/>
        <w:t xml:space="preserve">Conducting effective Morbidity and Mortality Meetings for improved patient care. </w:t>
      </w:r>
    </w:p>
    <w:p w14:paraId="6AC992FE" w14:textId="77777777" w:rsidR="00BD160D" w:rsidRPr="00BD160D" w:rsidRDefault="00BD160D" w:rsidP="00BD160D">
      <w:pPr>
        <w:pStyle w:val="Bibliography"/>
        <w:rPr>
          <w:lang w:val="en-GB"/>
        </w:rPr>
      </w:pPr>
      <w:r w:rsidRPr="00BD160D">
        <w:rPr>
          <w:lang w:val="en-GB"/>
        </w:rPr>
        <w:t>16.</w:t>
      </w:r>
      <w:r w:rsidRPr="00BD160D">
        <w:rPr>
          <w:lang w:val="en-GB"/>
        </w:rPr>
        <w:tab/>
        <w:t>Analysis of Preventable Trauma Deaths and Opportunities for Trauma Care Improvement in Utah [Internet]. [cited 2023 Jan 30]. Available from: https://oce-ovid-com.proxy.kib.ki.se/article/00005373-201104000-00032/HTML</w:t>
      </w:r>
    </w:p>
    <w:p w14:paraId="521903FF" w14:textId="77777777" w:rsidR="00BD160D" w:rsidRPr="00BD160D" w:rsidRDefault="00BD160D" w:rsidP="00BD160D">
      <w:pPr>
        <w:pStyle w:val="Bibliography"/>
        <w:rPr>
          <w:lang w:val="en-GB"/>
        </w:rPr>
      </w:pPr>
      <w:r w:rsidRPr="00BD160D">
        <w:t>17.</w:t>
      </w:r>
      <w:r w:rsidRPr="00BD160D">
        <w:tab/>
        <w:t xml:space="preserve">Förtydligad definition av variabeln ”Genomförd dödsfallsanalys” | SweTrau [Internet]. </w:t>
      </w:r>
      <w:r w:rsidRPr="00BD160D">
        <w:rPr>
          <w:lang w:val="en-GB"/>
        </w:rPr>
        <w:t>[cited 2023 Jan 19]. Available from: https://rcsyd.se/swetrau/blog/nyheter/fortydligad-definition-av-variabeln-genomford-dodsfallsanalys</w:t>
      </w:r>
    </w:p>
    <w:p w14:paraId="24BB32DE" w14:textId="77777777" w:rsidR="00BD160D" w:rsidRPr="00BD160D" w:rsidRDefault="00BD160D" w:rsidP="00BD160D">
      <w:pPr>
        <w:pStyle w:val="Bibliography"/>
        <w:rPr>
          <w:lang w:val="en-GB"/>
        </w:rPr>
      </w:pPr>
      <w:r w:rsidRPr="00BD160D">
        <w:rPr>
          <w:lang w:val="en-GB"/>
        </w:rPr>
        <w:t>18.</w:t>
      </w:r>
      <w:r w:rsidRPr="00BD160D">
        <w:rPr>
          <w:lang w:val="en-GB"/>
        </w:rPr>
        <w:tab/>
        <w:t xml:space="preserve">Bixby S, Torres D. TRAUMA PERFORMANCE IMPROVEMENT PLAN 2016. </w:t>
      </w:r>
    </w:p>
    <w:p w14:paraId="3C9B3156" w14:textId="77777777" w:rsidR="00BD160D" w:rsidRPr="00BD160D" w:rsidRDefault="00BD160D" w:rsidP="00BD160D">
      <w:pPr>
        <w:pStyle w:val="Bibliography"/>
        <w:rPr>
          <w:lang w:val="en-GB"/>
        </w:rPr>
      </w:pPr>
      <w:r w:rsidRPr="00BD160D">
        <w:rPr>
          <w:lang w:val="en-GB"/>
        </w:rPr>
        <w:t>19.</w:t>
      </w:r>
      <w:r w:rsidRPr="00BD160D">
        <w:rPr>
          <w:lang w:val="en-GB"/>
        </w:rPr>
        <w:tab/>
        <w:t xml:space="preserve">O’Reilly D, Mahendran K, West A, Shirley P, Walsh M, Tai N. Opportunities for improvement in the management of patients who die from haemorrhage after trauma. Br J Surg. 2013 May 1;100(6):749–55. </w:t>
      </w:r>
    </w:p>
    <w:p w14:paraId="28C07D0C" w14:textId="77777777" w:rsidR="00BD160D" w:rsidRPr="00BD160D" w:rsidRDefault="00BD160D" w:rsidP="00BD160D">
      <w:pPr>
        <w:pStyle w:val="Bibliography"/>
        <w:rPr>
          <w:lang w:val="en-GB"/>
        </w:rPr>
      </w:pPr>
      <w:r w:rsidRPr="00BD160D">
        <w:rPr>
          <w:lang w:val="en-GB"/>
        </w:rPr>
        <w:t>20.</w:t>
      </w:r>
      <w:r w:rsidRPr="00BD160D">
        <w:rPr>
          <w:lang w:val="en-GB"/>
        </w:rPr>
        <w:tab/>
        <w:t xml:space="preserve">Teixeira PGR, Inaba K, Hadjizacharia P, Brown C, Salim A, Rhee P, et al. Preventable or Potentially Preventable Mortality at a Mature Trauma Center. J Trauma Inj Infect Crit Care. 2007 Dec;63(6):1338–47. </w:t>
      </w:r>
    </w:p>
    <w:p w14:paraId="7B89EFCD" w14:textId="77777777" w:rsidR="00BD160D" w:rsidRPr="00BD160D" w:rsidRDefault="00BD160D" w:rsidP="00BD160D">
      <w:pPr>
        <w:pStyle w:val="Bibliography"/>
        <w:rPr>
          <w:lang w:val="en-GB"/>
        </w:rPr>
      </w:pPr>
      <w:r w:rsidRPr="00BD160D">
        <w:rPr>
          <w:lang w:val="en-GB"/>
        </w:rPr>
        <w:lastRenderedPageBreak/>
        <w:t>21.</w:t>
      </w:r>
      <w:r w:rsidRPr="00BD160D">
        <w:rPr>
          <w:lang w:val="en-GB"/>
        </w:rPr>
        <w:tab/>
        <w:t xml:space="preserve">Heim C, Cole E, West A, Tai N, Brohi K. Survival prediction algorithms miss significant opportunities for improvement if used for case selection in trauma quality improvement programs. Injury. 2016 Sep 1;47(9):1960–5. </w:t>
      </w:r>
    </w:p>
    <w:p w14:paraId="75C17F62" w14:textId="77777777" w:rsidR="00BD160D" w:rsidRPr="00BD160D" w:rsidRDefault="00BD160D" w:rsidP="00BD160D">
      <w:pPr>
        <w:pStyle w:val="Bibliography"/>
        <w:rPr>
          <w:lang w:val="en-GB"/>
        </w:rPr>
      </w:pPr>
      <w:r w:rsidRPr="00BD160D">
        <w:rPr>
          <w:lang w:val="en-GB"/>
        </w:rPr>
        <w:t>22.</w:t>
      </w:r>
      <w:r w:rsidRPr="00BD160D">
        <w:rPr>
          <w:lang w:val="en-GB"/>
        </w:rPr>
        <w:tab/>
        <w:t xml:space="preserve">Jiang HY, MacLean A, Yoon J, Hughes S, Kim MJ, Anantha RV, et al. Evaluation of trauma resources in rural northern Alberta identifies opportunities for improvement. Can J Surg. 2020 Oct;63(5):E383–90. </w:t>
      </w:r>
    </w:p>
    <w:p w14:paraId="1B40D2CE" w14:textId="77777777" w:rsidR="00BD160D" w:rsidRPr="00BD160D" w:rsidRDefault="00BD160D" w:rsidP="00BD160D">
      <w:pPr>
        <w:pStyle w:val="Bibliography"/>
        <w:rPr>
          <w:lang w:val="en-GB"/>
        </w:rPr>
      </w:pPr>
      <w:r w:rsidRPr="00BD160D">
        <w:rPr>
          <w:lang w:val="en-GB"/>
        </w:rPr>
        <w:t>23.</w:t>
      </w:r>
      <w:r w:rsidRPr="00BD160D">
        <w:rPr>
          <w:lang w:val="en-GB"/>
        </w:rPr>
        <w:tab/>
        <w:t xml:space="preserve">Jeppesen E, Iversen VV, Hansen IS, Reierth E, Wisborg T. Trauma research in the Nordic countries, 1995–2018 – a systematic review. Scand J Trauma Resusc Emerg Med. 2020 Mar 12;28(1):20. </w:t>
      </w:r>
    </w:p>
    <w:p w14:paraId="20E3FA96" w14:textId="77777777" w:rsidR="00BD160D" w:rsidRPr="00BD160D" w:rsidRDefault="00BD160D" w:rsidP="00BD160D">
      <w:pPr>
        <w:pStyle w:val="Bibliography"/>
        <w:rPr>
          <w:lang w:val="en-GB"/>
        </w:rPr>
      </w:pPr>
      <w:r w:rsidRPr="00BD160D">
        <w:rPr>
          <w:lang w:val="en-GB"/>
        </w:rPr>
        <w:t>24.</w:t>
      </w:r>
      <w:r w:rsidRPr="00BD160D">
        <w:rPr>
          <w:lang w:val="en-GB"/>
        </w:rPr>
        <w:tab/>
        <w:t xml:space="preserve">Strömmer L, Lundgren F, Ghorbani P, Troëng T. Risk-adjusted mortality in severely injured adult trauma patients in Sweden. BJS Open. 2022 Apr 1;6(2):zrac017. </w:t>
      </w:r>
    </w:p>
    <w:p w14:paraId="6511067C" w14:textId="77777777" w:rsidR="00BD160D" w:rsidRPr="00BD160D" w:rsidRDefault="00BD160D" w:rsidP="00BD160D">
      <w:pPr>
        <w:pStyle w:val="Bibliography"/>
      </w:pPr>
      <w:r w:rsidRPr="00BD160D">
        <w:rPr>
          <w:lang w:val="en-GB"/>
        </w:rPr>
        <w:t>25.</w:t>
      </w:r>
      <w:r w:rsidRPr="00BD160D">
        <w:rPr>
          <w:lang w:val="en-GB"/>
        </w:rPr>
        <w:tab/>
        <w:t xml:space="preserve">Steinvik T, Raatiniemi L, Mogensen B, Steingrímsdóttir GB, Beer T, Eriksson A, et al. Epidemiology of trauma in the subarctic regions of the Nordic countries. </w:t>
      </w:r>
      <w:r w:rsidRPr="00BD160D">
        <w:t xml:space="preserve">BMC Emerg Med. 2022 Jan 11;22(1):7. </w:t>
      </w:r>
    </w:p>
    <w:p w14:paraId="5932B383" w14:textId="77777777" w:rsidR="00BD160D" w:rsidRPr="00BD160D" w:rsidRDefault="00BD160D" w:rsidP="00BD160D">
      <w:pPr>
        <w:pStyle w:val="Bibliography"/>
        <w:rPr>
          <w:lang w:val="en-GB"/>
        </w:rPr>
      </w:pPr>
      <w:r w:rsidRPr="00BD160D">
        <w:t>26.</w:t>
      </w:r>
      <w:r w:rsidRPr="00BD160D">
        <w:tab/>
        <w:t xml:space="preserve">Välkommen till Traumacentrum Karolinska [Internet]. [cited 2023 Jan 18]. </w:t>
      </w:r>
      <w:r w:rsidRPr="00BD160D">
        <w:rPr>
          <w:lang w:val="en-GB"/>
        </w:rPr>
        <w:t>Available from: https://www.karolinska.se/for-vardgivare/tema-akut-och-reparativ-medicin/trauma-akutkirurgi-och-ortopedi2/traumacentrum-karolinska-tck/</w:t>
      </w:r>
    </w:p>
    <w:p w14:paraId="091D9B15" w14:textId="77777777" w:rsidR="00BD160D" w:rsidRPr="00BD160D" w:rsidRDefault="00BD160D" w:rsidP="00BD160D">
      <w:pPr>
        <w:pStyle w:val="Bibliography"/>
        <w:rPr>
          <w:lang w:val="en-GB"/>
        </w:rPr>
      </w:pPr>
      <w:r w:rsidRPr="00BD160D">
        <w:rPr>
          <w:lang w:val="en-GB"/>
        </w:rPr>
        <w:t>27.</w:t>
      </w:r>
      <w:r w:rsidRPr="00BD160D">
        <w:rPr>
          <w:lang w:val="en-GB"/>
        </w:rPr>
        <w:tab/>
        <w:t xml:space="preserve">Ghorbani P, Strömmer L. Analysis of preventable deaths and errors in trauma care in a Scandinavian trauma level-I centre. Acta Anaesthesiol Scand. 2018;62(8):1146–53. </w:t>
      </w:r>
    </w:p>
    <w:p w14:paraId="4FD33D15" w14:textId="77777777" w:rsidR="00BD160D" w:rsidRPr="00BD160D" w:rsidRDefault="00BD160D" w:rsidP="00BD160D">
      <w:pPr>
        <w:pStyle w:val="Bibliography"/>
        <w:rPr>
          <w:lang w:val="en-GB"/>
        </w:rPr>
      </w:pPr>
      <w:r w:rsidRPr="00BD160D">
        <w:rPr>
          <w:lang w:val="en-GB"/>
        </w:rPr>
        <w:t>28.</w:t>
      </w:r>
      <w:r w:rsidRPr="00BD160D">
        <w:rPr>
          <w:lang w:val="en-GB"/>
        </w:rPr>
        <w:tab/>
        <w:t xml:space="preserve">Matsumoto S, Jung K, Smith A, Coimbra R. Trauma center maturity measured by an analysis of preventable and potentially preventable deaths: there is always something to be learned…. Surg Today. 2018 Nov 1;48(11):1004–10. </w:t>
      </w:r>
    </w:p>
    <w:p w14:paraId="75DB4144" w14:textId="77777777" w:rsidR="00BD160D" w:rsidRPr="00BD160D" w:rsidRDefault="00BD160D" w:rsidP="00BD160D">
      <w:pPr>
        <w:pStyle w:val="Bibliography"/>
        <w:rPr>
          <w:lang w:val="en-GB"/>
        </w:rPr>
      </w:pPr>
      <w:r w:rsidRPr="00BD160D">
        <w:rPr>
          <w:lang w:val="en-GB"/>
        </w:rPr>
        <w:t>29.</w:t>
      </w:r>
      <w:r w:rsidRPr="00BD160D">
        <w:rPr>
          <w:lang w:val="en-GB"/>
        </w:rPr>
        <w:tab/>
        <w:t xml:space="preserve">Saltzherr TP, Wendt KW, Nieboer P, Nijsten MWN, Valk JP, Luitse JSK, et al. Preventability of trauma deaths in a Dutch Level-1 trauma centre. Injury. 2011 Sep 1;42(9):870–3. </w:t>
      </w:r>
    </w:p>
    <w:p w14:paraId="7763CA75" w14:textId="77777777" w:rsidR="00BD160D" w:rsidRPr="00BD160D" w:rsidRDefault="00BD160D" w:rsidP="00BD160D">
      <w:pPr>
        <w:pStyle w:val="Bibliography"/>
        <w:rPr>
          <w:lang w:val="en-GB"/>
        </w:rPr>
      </w:pPr>
      <w:r w:rsidRPr="00BD160D">
        <w:rPr>
          <w:lang w:val="en-GB"/>
        </w:rPr>
        <w:t>30.</w:t>
      </w:r>
      <w:r w:rsidRPr="00BD160D">
        <w:rPr>
          <w:lang w:val="en-GB"/>
        </w:rPr>
        <w:tab/>
        <w:t xml:space="preserve">Gruen RL, Jurkovich GJ, McIntyre LK, Foy HM, Maier RV. Patterns of Errors Contributing to Trauma Mortality: Lessons Learned From 2594 Deaths. Ann Surg. 2006 Sep;244(3):371–80. </w:t>
      </w:r>
    </w:p>
    <w:p w14:paraId="4A5AD4FA" w14:textId="77777777" w:rsidR="00BD160D" w:rsidRPr="00BD160D" w:rsidRDefault="00BD160D" w:rsidP="00BD160D">
      <w:pPr>
        <w:pStyle w:val="Bibliography"/>
        <w:rPr>
          <w:lang w:val="en-GB"/>
        </w:rPr>
      </w:pPr>
      <w:r w:rsidRPr="00BD160D">
        <w:rPr>
          <w:lang w:val="en-GB"/>
        </w:rPr>
        <w:t>31.</w:t>
      </w:r>
      <w:r w:rsidRPr="00BD160D">
        <w:rPr>
          <w:lang w:val="en-GB"/>
        </w:rPr>
        <w:tab/>
        <w:t xml:space="preserve">Gunst M, Ghaemmaghami V, Gruszecki A, Urban J, Frankel H, Shafi S. Changing epidemiology of trauma deaths leads to a bimodal distribution. Proc Bayl Univ Med Cent. 2010 Oct;23(4):349–54. </w:t>
      </w:r>
    </w:p>
    <w:p w14:paraId="19A95902" w14:textId="77777777" w:rsidR="00BD160D" w:rsidRPr="00BD160D" w:rsidRDefault="00BD160D" w:rsidP="00BD160D">
      <w:pPr>
        <w:pStyle w:val="Bibliography"/>
      </w:pPr>
      <w:r w:rsidRPr="00BD160D">
        <w:rPr>
          <w:lang w:val="en-GB"/>
        </w:rPr>
        <w:t>32.</w:t>
      </w:r>
      <w:r w:rsidRPr="00BD160D">
        <w:rPr>
          <w:lang w:val="en-GB"/>
        </w:rPr>
        <w:tab/>
        <w:t xml:space="preserve">Sobrino J, Shafi S. Timing and causes of death after injuries. </w:t>
      </w:r>
      <w:r w:rsidRPr="00BD160D">
        <w:t xml:space="preserve">Proc Bayl Univ Med Cent. 2013 Apr;26(2):120–3. </w:t>
      </w:r>
    </w:p>
    <w:p w14:paraId="3F02909D" w14:textId="7253C839" w:rsidR="005D6FA2" w:rsidRPr="003F7195" w:rsidRDefault="00983EED" w:rsidP="00FD7FA8">
      <w:pPr>
        <w:spacing w:after="0" w:line="360" w:lineRule="auto"/>
        <w:jc w:val="both"/>
        <w:rPr>
          <w:lang w:val="en-GB"/>
        </w:rPr>
      </w:pPr>
      <w:r w:rsidRPr="003F7195">
        <w:rPr>
          <w:lang w:val="en-GB"/>
        </w:rPr>
        <w:fldChar w:fldCharType="end"/>
      </w:r>
    </w:p>
    <w:sectPr w:rsidR="005D6FA2" w:rsidRPr="003F7195" w:rsidSect="00FB78FE">
      <w:footerReference w:type="default" r:id="rId36"/>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onatan Attergrim" w:date="2023-04-25T17:13:00Z" w:initials="JA">
    <w:p w14:paraId="282071E4" w14:textId="77777777" w:rsidR="00F80DC6" w:rsidRDefault="00F80DC6" w:rsidP="006B54FF">
      <w:r>
        <w:rPr>
          <w:rStyle w:val="CommentReference"/>
        </w:rPr>
        <w:annotationRef/>
      </w:r>
      <w:r>
        <w:rPr>
          <w:color w:val="000000"/>
          <w:sz w:val="20"/>
          <w:szCs w:val="20"/>
        </w:rPr>
        <w:t>Somsagt, det är inte SweTrau, det är Karolinskas egna trauma register. Något annorlunda inklusionskriterier samt lite mer info jämfört med SweTrau. Men Karolinskas trauma register rapporterar till SweTrau</w:t>
      </w:r>
    </w:p>
  </w:comment>
  <w:comment w:id="0" w:author="Maja Martos" w:date="2023-04-23T16:33:00Z" w:initials="MM">
    <w:p w14:paraId="721B845B" w14:textId="11231B6A" w:rsidR="001F601F" w:rsidRDefault="001F601F" w:rsidP="001F601F">
      <w:pPr>
        <w:pStyle w:val="CommentText"/>
      </w:pPr>
      <w:r>
        <w:rPr>
          <w:rStyle w:val="CommentReference"/>
        </w:rPr>
        <w:annotationRef/>
      </w:r>
      <w:r>
        <w:t>Abstract?</w:t>
      </w:r>
    </w:p>
  </w:comment>
  <w:comment w:id="1" w:author="Jonatan Attergrim" w:date="2023-04-25T17:11:00Z" w:initials="JA">
    <w:p w14:paraId="1F33CDAF" w14:textId="77777777" w:rsidR="00F80DC6" w:rsidRDefault="00F80DC6" w:rsidP="002C37C5">
      <w:r>
        <w:rPr>
          <w:rStyle w:val="CommentReference"/>
        </w:rPr>
        <w:annotationRef/>
      </w:r>
      <w:r>
        <w:rPr>
          <w:color w:val="000000"/>
          <w:sz w:val="20"/>
          <w:szCs w:val="20"/>
        </w:rPr>
        <w:t>Att KI vill ha ett abstract? Är frågan hur/vad du ska skriva?</w:t>
      </w:r>
    </w:p>
  </w:comment>
  <w:comment w:id="7" w:author="Jonatan Attergrim" w:date="2023-04-25T17:19:00Z" w:initials="JA">
    <w:p w14:paraId="00B03D12" w14:textId="77777777" w:rsidR="00F80DC6" w:rsidRDefault="00F80DC6" w:rsidP="00584480">
      <w:r>
        <w:rPr>
          <w:rStyle w:val="CommentReference"/>
        </w:rPr>
        <w:annotationRef/>
      </w:r>
      <w:r>
        <w:rPr>
          <w:color w:val="000000"/>
          <w:sz w:val="20"/>
          <w:szCs w:val="20"/>
        </w:rPr>
        <w:t>Kanske jag som är trög, men vilka två kohorter?</w:t>
      </w:r>
    </w:p>
  </w:comment>
  <w:comment w:id="8" w:author="Maja Martos" w:date="2023-04-25T12:17:00Z" w:initials="MM">
    <w:p w14:paraId="6A59BD35" w14:textId="4F74A417" w:rsidR="002F0023" w:rsidRDefault="002F0023" w:rsidP="00B61CA8">
      <w:pPr>
        <w:pStyle w:val="CommentText"/>
      </w:pPr>
      <w:r>
        <w:rPr>
          <w:rStyle w:val="CommentReference"/>
        </w:rPr>
        <w:annotationRef/>
      </w:r>
      <w:r>
        <w:t xml:space="preserve">Vet inte om Martin vill ha alla cohort definitioner här? MB with och without TBI har vi skapat själva </w:t>
      </w:r>
    </w:p>
  </w:comment>
  <w:comment w:id="9" w:author="Jonatan Attergrim" w:date="2023-04-25T17:23:00Z" w:initials="JA">
    <w:p w14:paraId="30968546" w14:textId="77777777" w:rsidR="00F80DC6" w:rsidRDefault="00F80DC6" w:rsidP="003D2811">
      <w:r>
        <w:rPr>
          <w:rStyle w:val="CommentReference"/>
        </w:rPr>
        <w:annotationRef/>
      </w:r>
      <w:r>
        <w:rPr>
          <w:color w:val="000000"/>
          <w:sz w:val="20"/>
          <w:szCs w:val="20"/>
        </w:rPr>
        <w:t>Jag såg hans kommentar, lite oklart.  Om inte alla tydligt defineras av ACS och vi kör egna tillägg så tycker jag faktiskt det hör till metoden. Men definera de som kan definieras, typ så du gjort?</w:t>
      </w:r>
    </w:p>
  </w:comment>
  <w:comment w:id="10" w:author="Maja Martos" w:date="2023-04-25T12:23:00Z" w:initials="MM">
    <w:p w14:paraId="4FD2A92C" w14:textId="2C3A454C" w:rsidR="00D63CA2" w:rsidRDefault="00D63CA2" w:rsidP="00352F6C">
      <w:pPr>
        <w:pStyle w:val="CommentText"/>
      </w:pPr>
      <w:r>
        <w:rPr>
          <w:rStyle w:val="CommentReference"/>
        </w:rPr>
        <w:annotationRef/>
      </w:r>
      <w:r>
        <w:t>Utveckla om varför viktigt med trauma team</w:t>
      </w:r>
    </w:p>
  </w:comment>
  <w:comment w:id="11" w:author="Jonatan Attergrim" w:date="2023-04-25T17:26:00Z" w:initials="JA">
    <w:p w14:paraId="7B7F284F" w14:textId="77777777" w:rsidR="00F80DC6" w:rsidRDefault="00F80DC6" w:rsidP="00C33CCC">
      <w:r>
        <w:rPr>
          <w:rStyle w:val="CommentReference"/>
        </w:rPr>
        <w:annotationRef/>
      </w:r>
      <w:r>
        <w:rPr>
          <w:color w:val="000000"/>
          <w:sz w:val="20"/>
          <w:szCs w:val="20"/>
        </w:rPr>
        <w:t>Är detta kvar för att du vill göra något mer?</w:t>
      </w:r>
    </w:p>
  </w:comment>
  <w:comment w:id="12" w:author="Jonatan Attergrim" w:date="2023-04-25T17:29:00Z" w:initials="JA">
    <w:p w14:paraId="06F419D3" w14:textId="77777777" w:rsidR="00F80DC6" w:rsidRDefault="00F80DC6" w:rsidP="00A8131F">
      <w:r>
        <w:rPr>
          <w:rStyle w:val="CommentReference"/>
        </w:rPr>
        <w:annotationRef/>
      </w:r>
      <w:r>
        <w:rPr>
          <w:color w:val="000000"/>
          <w:sz w:val="20"/>
          <w:szCs w:val="20"/>
        </w:rPr>
        <w:t xml:space="preserve">Advanced kanske är fel ord och lite subjektivt? Kanske bara säga att de ska ha tillgång till imaging? </w:t>
      </w:r>
    </w:p>
  </w:comment>
  <w:comment w:id="13" w:author="Jonatan Attergrim" w:date="2023-04-25T17:36:00Z" w:initials="JA">
    <w:p w14:paraId="76094A04" w14:textId="77777777" w:rsidR="00F80DC6" w:rsidRDefault="00F80DC6" w:rsidP="005E2594">
      <w:r>
        <w:rPr>
          <w:rStyle w:val="CommentReference"/>
        </w:rPr>
        <w:annotationRef/>
      </w:r>
      <w:r>
        <w:rPr>
          <w:color w:val="000000"/>
          <w:sz w:val="20"/>
          <w:szCs w:val="20"/>
        </w:rPr>
        <w:t>Det är kanske inte specifikt ditt aim utan snarare en potentiell möjlighet som denna studien resulterar i?</w:t>
      </w:r>
    </w:p>
  </w:comment>
  <w:comment w:id="14" w:author="Jonatan Attergrim" w:date="2023-04-25T17:36:00Z" w:initials="JA">
    <w:p w14:paraId="3937017B" w14:textId="77777777" w:rsidR="00F80DC6" w:rsidRDefault="00F80DC6" w:rsidP="00D36F75">
      <w:r>
        <w:rPr>
          <w:rStyle w:val="CommentReference"/>
        </w:rPr>
        <w:annotationRef/>
      </w:r>
      <w:r>
        <w:rPr>
          <w:color w:val="000000"/>
          <w:sz w:val="20"/>
          <w:szCs w:val="20"/>
        </w:rPr>
        <w:t>Se ovan</w:t>
      </w:r>
    </w:p>
  </w:comment>
  <w:comment w:id="15" w:author="Jonatan Attergrim" w:date="2023-04-25T17:38:00Z" w:initials="JA">
    <w:p w14:paraId="27117830" w14:textId="77777777" w:rsidR="00F80DC6" w:rsidRDefault="00F80DC6" w:rsidP="008B7C03">
      <w:r>
        <w:rPr>
          <w:rStyle w:val="CommentReference"/>
        </w:rPr>
        <w:annotationRef/>
      </w:r>
      <w:r>
        <w:rPr>
          <w:color w:val="000000"/>
          <w:sz w:val="20"/>
          <w:szCs w:val="20"/>
        </w:rPr>
        <w:t>Överväg att istället kalla det trauma team activation</w:t>
      </w:r>
    </w:p>
  </w:comment>
  <w:comment w:id="16" w:author="Jonatan Attergrim" w:date="2023-04-25T17:39:00Z" w:initials="JA">
    <w:p w14:paraId="05A73C26" w14:textId="77777777" w:rsidR="00F80DC6" w:rsidRDefault="00F80DC6" w:rsidP="001D3088">
      <w:r>
        <w:rPr>
          <w:rStyle w:val="CommentReference"/>
        </w:rPr>
        <w:annotationRef/>
      </w:r>
      <w:r>
        <w:rPr>
          <w:sz w:val="20"/>
          <w:szCs w:val="20"/>
        </w:rPr>
        <w:t>För karolinskas trauma register så är det antingen trauma tream aktivering eller ISS &gt; 9 funnet i retrospekt. Vi exkluderar även patienter &lt; 15 åå. Du kan skriva typ, excluded due to differences in clinical pathways.</w:t>
      </w:r>
    </w:p>
  </w:comment>
  <w:comment w:id="17" w:author="Jonatan Attergrim" w:date="2023-04-25T17:46:00Z" w:initials="JA">
    <w:p w14:paraId="28133F13" w14:textId="77777777" w:rsidR="00F80DC6" w:rsidRDefault="00F80DC6" w:rsidP="009F3975">
      <w:r>
        <w:rPr>
          <w:rStyle w:val="CommentReference"/>
        </w:rPr>
        <w:annotationRef/>
      </w:r>
      <w:r>
        <w:rPr>
          <w:color w:val="000000"/>
          <w:sz w:val="20"/>
          <w:szCs w:val="20"/>
        </w:rPr>
        <w:t>Detta är ju då table 2, anledningen att missing datan blir table 1 är för att markdown rangordnar, hänvisar och sköter tabeller/figurer själv. Nu har du ju gjort några tabeller själv i Word. Kanske enklast att bara ta bort hänvisningarna till andra tabeller, ant lite klipp/klister i word eller via chuckarna i markdown.</w:t>
      </w:r>
    </w:p>
  </w:comment>
  <w:comment w:id="18" w:author="Jonatan Attergrim" w:date="2023-04-25T17:48:00Z" w:initials="JA">
    <w:p w14:paraId="4E73218C" w14:textId="77777777" w:rsidR="00F80DC6" w:rsidRDefault="00F80DC6" w:rsidP="00303A18">
      <w:r>
        <w:rPr>
          <w:rStyle w:val="CommentReference"/>
        </w:rPr>
        <w:annotationRef/>
      </w:r>
      <w:r>
        <w:rPr>
          <w:sz w:val="20"/>
          <w:szCs w:val="20"/>
        </w:rPr>
        <w:t>Nämn vad som exkluderar här, alltså avsaknad av TBI. De har även trubbigt som huvudmekanism</w:t>
      </w:r>
    </w:p>
  </w:comment>
  <w:comment w:id="19" w:author="Jonatan Attergrim" w:date="2023-04-25T17:49:00Z" w:initials="JA">
    <w:p w14:paraId="73DF49EF" w14:textId="7ED0D28B" w:rsidR="00F80DC6" w:rsidRDefault="00F80DC6" w:rsidP="00002EA5">
      <w:r>
        <w:rPr>
          <w:rStyle w:val="CommentReference"/>
        </w:rPr>
        <w:annotationRef/>
      </w:r>
      <w:r>
        <w:rPr>
          <w:color w:val="000000"/>
          <w:sz w:val="20"/>
          <w:szCs w:val="20"/>
        </w:rPr>
        <w:t>Och exkluderas om de har övriga skador med AIS 3. För isf blir de BM med TBI.</w:t>
      </w:r>
    </w:p>
  </w:comment>
  <w:comment w:id="20" w:author="Jonatan Attergrim" w:date="2023-04-25T17:50:00Z" w:initials="JA">
    <w:p w14:paraId="7BAA75A6" w14:textId="77777777" w:rsidR="00F80DC6" w:rsidRDefault="00F80DC6" w:rsidP="0096392B">
      <w:r>
        <w:rPr>
          <w:rStyle w:val="CommentReference"/>
        </w:rPr>
        <w:annotationRef/>
      </w:r>
      <w:r>
        <w:rPr>
          <w:color w:val="000000"/>
          <w:sz w:val="20"/>
          <w:szCs w:val="20"/>
        </w:rPr>
        <w:t>Och penetrerande som huvudmekanism</w:t>
      </w:r>
    </w:p>
  </w:comment>
  <w:comment w:id="21" w:author="Jonatan Attergrim" w:date="2023-04-25T17:56:00Z" w:initials="JA">
    <w:p w14:paraId="4DFF420E" w14:textId="77777777" w:rsidR="00F80DC6" w:rsidRDefault="00F80DC6" w:rsidP="00901EEB">
      <w:r>
        <w:rPr>
          <w:rStyle w:val="CommentReference"/>
        </w:rPr>
        <w:annotationRef/>
      </w:r>
      <w:r>
        <w:rPr>
          <w:color w:val="000000"/>
          <w:sz w:val="20"/>
          <w:szCs w:val="20"/>
        </w:rPr>
        <w:t>Om du vill ha siffrorna här, vilket kanske eg ska vara i början av resultat, så kan du se numren i flow-charten. De hade faktiskt även andra former av audit filter innan 2017 men det var lite stök hur de användes. Flow-charten visar siffrorna korrekt även för 2014</w:t>
      </w:r>
    </w:p>
  </w:comment>
  <w:comment w:id="22" w:author="Jonatan Attergrim" w:date="2023-04-25T17:56:00Z" w:initials="JA">
    <w:p w14:paraId="69EE3DC6" w14:textId="77777777" w:rsidR="00F80DC6" w:rsidRDefault="00F80DC6" w:rsidP="00ED616D">
      <w:r>
        <w:rPr>
          <w:rStyle w:val="CommentReference"/>
        </w:rPr>
        <w:annotationRef/>
      </w:r>
      <w:r>
        <w:rPr>
          <w:color w:val="000000"/>
          <w:sz w:val="20"/>
          <w:szCs w:val="20"/>
        </w:rPr>
        <w:t>Notera att 12+317+8+1 är &gt; än de som exkluderas. Detta pga en patient kan ha missing i mer än en variabel.</w:t>
      </w:r>
    </w:p>
  </w:comment>
  <w:comment w:id="23" w:author="Jonatan Attergrim" w:date="2023-04-25T17:58:00Z" w:initials="JA">
    <w:p w14:paraId="364EED7F" w14:textId="77777777" w:rsidR="00F80DC6" w:rsidRDefault="00F80DC6" w:rsidP="00C336D9">
      <w:r>
        <w:rPr>
          <w:rStyle w:val="CommentReference"/>
        </w:rPr>
        <w:annotationRef/>
      </w:r>
      <w:r>
        <w:rPr>
          <w:color w:val="000000"/>
          <w:sz w:val="20"/>
          <w:szCs w:val="20"/>
        </w:rPr>
        <w:t>Outputten är ju eg inte probability utan Odsratios</w:t>
      </w:r>
    </w:p>
  </w:comment>
  <w:comment w:id="24" w:author="Jonatan Attergrim" w:date="2023-04-25T18:00:00Z" w:initials="JA">
    <w:p w14:paraId="7E7434DC" w14:textId="77777777" w:rsidR="00F80DC6" w:rsidRDefault="00F80DC6" w:rsidP="004F6496">
      <w:r>
        <w:rPr>
          <w:rStyle w:val="CommentReference"/>
        </w:rPr>
        <w:annotationRef/>
      </w:r>
      <w:r>
        <w:rPr>
          <w:color w:val="000000"/>
          <w:sz w:val="20"/>
          <w:szCs w:val="20"/>
        </w:rPr>
        <w:t>Inte bara kvalitetsdatabasen. Säg bara att studien är etiskt prövad och godkänd med …..</w:t>
      </w:r>
    </w:p>
    <w:p w14:paraId="4B1CD169" w14:textId="77777777" w:rsidR="00F80DC6" w:rsidRDefault="00F80DC6" w:rsidP="004F6496"/>
    <w:p w14:paraId="7CE3117F" w14:textId="77777777" w:rsidR="00F80DC6" w:rsidRDefault="00F80DC6" w:rsidP="004F6496">
      <w:r>
        <w:rPr>
          <w:color w:val="000000"/>
          <w:sz w:val="20"/>
          <w:szCs w:val="20"/>
        </w:rPr>
        <w:t>Sen har jag för mig att KI vill att ni har någon utläggning kring olika principer?</w:t>
      </w:r>
    </w:p>
  </w:comment>
  <w:comment w:id="27" w:author="Maja Martos" w:date="2023-04-20T22:55:00Z" w:initials="MM">
    <w:p w14:paraId="186C7F99" w14:textId="608BDBA2" w:rsidR="009E42B8" w:rsidRDefault="008212C0" w:rsidP="00B00176">
      <w:pPr>
        <w:pStyle w:val="CommentText"/>
      </w:pPr>
      <w:r>
        <w:rPr>
          <w:rStyle w:val="CommentReference"/>
        </w:rPr>
        <w:annotationRef/>
      </w:r>
      <w:r w:rsidR="009E42B8">
        <w:t>Ska läggas in som text under tabellen</w:t>
      </w:r>
    </w:p>
  </w:comment>
  <w:comment w:id="29" w:author="Jonatan Attergrim" w:date="2023-04-25T18:04:00Z" w:initials="JA">
    <w:p w14:paraId="0DD043F4" w14:textId="77777777" w:rsidR="00F80DC6" w:rsidRDefault="00F80DC6" w:rsidP="00591CD0">
      <w:r>
        <w:rPr>
          <w:rStyle w:val="CommentReference"/>
        </w:rPr>
        <w:annotationRef/>
      </w:r>
      <w:r>
        <w:rPr>
          <w:color w:val="000000"/>
          <w:sz w:val="20"/>
          <w:szCs w:val="20"/>
        </w:rPr>
        <w:t>Tolkningar osv hör till diskussion. Här är det tråkig torr data.</w:t>
      </w:r>
    </w:p>
  </w:comment>
  <w:comment w:id="30" w:author="Jonatan Attergrim" w:date="2023-04-25T18:14:00Z" w:initials="JA">
    <w:p w14:paraId="6E17CF6B" w14:textId="77777777" w:rsidR="00F80DC6" w:rsidRDefault="00F80DC6" w:rsidP="00B015C7">
      <w:r>
        <w:rPr>
          <w:rStyle w:val="CommentReference"/>
        </w:rPr>
        <w:annotationRef/>
      </w:r>
      <w:r>
        <w:rPr>
          <w:color w:val="000000"/>
          <w:sz w:val="20"/>
          <w:szCs w:val="20"/>
        </w:rPr>
        <w:t>Ganska spännande resultat ändå!</w:t>
      </w:r>
    </w:p>
  </w:comment>
  <w:comment w:id="31" w:author="Jonatan Attergrim" w:date="2023-04-25T18:17:00Z" w:initials="JA">
    <w:p w14:paraId="08020151" w14:textId="77777777" w:rsidR="00F80DC6" w:rsidRDefault="00F80DC6" w:rsidP="00C949D6">
      <w:r>
        <w:rPr>
          <w:rStyle w:val="CommentReference"/>
        </w:rPr>
        <w:annotationRef/>
      </w:r>
      <w:r>
        <w:rPr>
          <w:color w:val="000000"/>
          <w:sz w:val="20"/>
          <w:szCs w:val="20"/>
        </w:rPr>
        <w:t>De har dock en massiv NISS (49) vilket talar för ännu tidigare död än isolerar TBI.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2071E4" w15:done="0"/>
  <w15:commentEx w15:paraId="721B845B" w15:done="0"/>
  <w15:commentEx w15:paraId="1F33CDAF" w15:paraIdParent="721B845B" w15:done="0"/>
  <w15:commentEx w15:paraId="00B03D12" w15:done="0"/>
  <w15:commentEx w15:paraId="6A59BD35" w15:done="0"/>
  <w15:commentEx w15:paraId="30968546" w15:paraIdParent="6A59BD35" w15:done="0"/>
  <w15:commentEx w15:paraId="4FD2A92C" w15:done="0"/>
  <w15:commentEx w15:paraId="7B7F284F" w15:paraIdParent="4FD2A92C" w15:done="0"/>
  <w15:commentEx w15:paraId="06F419D3" w15:done="0"/>
  <w15:commentEx w15:paraId="76094A04" w15:done="0"/>
  <w15:commentEx w15:paraId="3937017B" w15:done="0"/>
  <w15:commentEx w15:paraId="27117830" w15:done="0"/>
  <w15:commentEx w15:paraId="05A73C26" w15:done="0"/>
  <w15:commentEx w15:paraId="28133F13" w15:done="0"/>
  <w15:commentEx w15:paraId="4E73218C" w15:done="0"/>
  <w15:commentEx w15:paraId="73DF49EF" w15:done="0"/>
  <w15:commentEx w15:paraId="7BAA75A6" w15:done="0"/>
  <w15:commentEx w15:paraId="4DFF420E" w15:done="0"/>
  <w15:commentEx w15:paraId="69EE3DC6" w15:done="0"/>
  <w15:commentEx w15:paraId="364EED7F" w15:done="0"/>
  <w15:commentEx w15:paraId="7CE3117F" w15:done="0"/>
  <w15:commentEx w15:paraId="186C7F99" w15:done="0"/>
  <w15:commentEx w15:paraId="0DD043F4" w15:done="0"/>
  <w15:commentEx w15:paraId="6E17CF6B" w15:done="0"/>
  <w15:commentEx w15:paraId="080201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88A3" w16cex:dateUtc="2023-04-25T15:13:00Z"/>
  <w16cex:commentExtensible w16cex:durableId="27EFDC4F" w16cex:dateUtc="2023-04-23T14:33:00Z"/>
  <w16cex:commentExtensible w16cex:durableId="27F28857" w16cex:dateUtc="2023-04-25T15:11:00Z"/>
  <w16cex:commentExtensible w16cex:durableId="27F28A0C" w16cex:dateUtc="2023-04-25T15:19:00Z"/>
  <w16cex:commentExtensible w16cex:durableId="27F24377" w16cex:dateUtc="2023-04-25T10:17:00Z"/>
  <w16cex:commentExtensible w16cex:durableId="27F28B0E" w16cex:dateUtc="2023-04-25T15:23:00Z"/>
  <w16cex:commentExtensible w16cex:durableId="27F244DC" w16cex:dateUtc="2023-04-25T10:23:00Z"/>
  <w16cex:commentExtensible w16cex:durableId="27F28BC6" w16cex:dateUtc="2023-04-25T15:26:00Z"/>
  <w16cex:commentExtensible w16cex:durableId="27F28C79" w16cex:dateUtc="2023-04-25T15:29:00Z"/>
  <w16cex:commentExtensible w16cex:durableId="27F28E05" w16cex:dateUtc="2023-04-25T15:36:00Z"/>
  <w16cex:commentExtensible w16cex:durableId="27F28E3A" w16cex:dateUtc="2023-04-25T15:36:00Z"/>
  <w16cex:commentExtensible w16cex:durableId="27F28E9D" w16cex:dateUtc="2023-04-25T15:38:00Z"/>
  <w16cex:commentExtensible w16cex:durableId="27F28EDE" w16cex:dateUtc="2023-04-25T15:39:00Z"/>
  <w16cex:commentExtensible w16cex:durableId="27F2907A" w16cex:dateUtc="2023-04-25T15:46:00Z"/>
  <w16cex:commentExtensible w16cex:durableId="27F290E6" w16cex:dateUtc="2023-04-25T15:48:00Z"/>
  <w16cex:commentExtensible w16cex:durableId="27F29126" w16cex:dateUtc="2023-04-25T15:49:00Z"/>
  <w16cex:commentExtensible w16cex:durableId="27F2914E" w16cex:dateUtc="2023-04-25T15:50:00Z"/>
  <w16cex:commentExtensible w16cex:durableId="27F292B4" w16cex:dateUtc="2023-04-25T15:56:00Z"/>
  <w16cex:commentExtensible w16cex:durableId="27F292EA" w16cex:dateUtc="2023-04-25T15:56:00Z"/>
  <w16cex:commentExtensible w16cex:durableId="27F29340" w16cex:dateUtc="2023-04-25T15:58:00Z"/>
  <w16cex:commentExtensible w16cex:durableId="27F293CC" w16cex:dateUtc="2023-04-25T16:00:00Z"/>
  <w16cex:commentExtensible w16cex:durableId="27EC4172" w16cex:dateUtc="2023-04-20T20:55:00Z"/>
  <w16cex:commentExtensible w16cex:durableId="27F294A1" w16cex:dateUtc="2023-04-25T16:04:00Z"/>
  <w16cex:commentExtensible w16cex:durableId="27F296F2" w16cex:dateUtc="2023-04-25T16:14:00Z"/>
  <w16cex:commentExtensible w16cex:durableId="27F297D7" w16cex:dateUtc="2023-04-2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2071E4" w16cid:durableId="27F288A3"/>
  <w16cid:commentId w16cid:paraId="721B845B" w16cid:durableId="27EFDC4F"/>
  <w16cid:commentId w16cid:paraId="1F33CDAF" w16cid:durableId="27F28857"/>
  <w16cid:commentId w16cid:paraId="00B03D12" w16cid:durableId="27F28A0C"/>
  <w16cid:commentId w16cid:paraId="6A59BD35" w16cid:durableId="27F24377"/>
  <w16cid:commentId w16cid:paraId="30968546" w16cid:durableId="27F28B0E"/>
  <w16cid:commentId w16cid:paraId="4FD2A92C" w16cid:durableId="27F244DC"/>
  <w16cid:commentId w16cid:paraId="7B7F284F" w16cid:durableId="27F28BC6"/>
  <w16cid:commentId w16cid:paraId="06F419D3" w16cid:durableId="27F28C79"/>
  <w16cid:commentId w16cid:paraId="76094A04" w16cid:durableId="27F28E05"/>
  <w16cid:commentId w16cid:paraId="3937017B" w16cid:durableId="27F28E3A"/>
  <w16cid:commentId w16cid:paraId="27117830" w16cid:durableId="27F28E9D"/>
  <w16cid:commentId w16cid:paraId="05A73C26" w16cid:durableId="27F28EDE"/>
  <w16cid:commentId w16cid:paraId="28133F13" w16cid:durableId="27F2907A"/>
  <w16cid:commentId w16cid:paraId="4E73218C" w16cid:durableId="27F290E6"/>
  <w16cid:commentId w16cid:paraId="73DF49EF" w16cid:durableId="27F29126"/>
  <w16cid:commentId w16cid:paraId="7BAA75A6" w16cid:durableId="27F2914E"/>
  <w16cid:commentId w16cid:paraId="4DFF420E" w16cid:durableId="27F292B4"/>
  <w16cid:commentId w16cid:paraId="69EE3DC6" w16cid:durableId="27F292EA"/>
  <w16cid:commentId w16cid:paraId="364EED7F" w16cid:durableId="27F29340"/>
  <w16cid:commentId w16cid:paraId="7CE3117F" w16cid:durableId="27F293CC"/>
  <w16cid:commentId w16cid:paraId="186C7F99" w16cid:durableId="27EC4172"/>
  <w16cid:commentId w16cid:paraId="0DD043F4" w16cid:durableId="27F294A1"/>
  <w16cid:commentId w16cid:paraId="6E17CF6B" w16cid:durableId="27F296F2"/>
  <w16cid:commentId w16cid:paraId="08020151" w16cid:durableId="27F297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B6E6C" w14:textId="77777777" w:rsidR="002C6B15" w:rsidRDefault="002C6B15" w:rsidP="00CE6E4F">
      <w:pPr>
        <w:spacing w:after="0" w:line="240" w:lineRule="auto"/>
      </w:pPr>
      <w:r>
        <w:separator/>
      </w:r>
    </w:p>
  </w:endnote>
  <w:endnote w:type="continuationSeparator" w:id="0">
    <w:p w14:paraId="139BD00D" w14:textId="77777777" w:rsidR="002C6B15" w:rsidRDefault="002C6B15" w:rsidP="00CE6E4F">
      <w:pPr>
        <w:spacing w:after="0" w:line="240" w:lineRule="auto"/>
      </w:pPr>
      <w:r>
        <w:continuationSeparator/>
      </w:r>
    </w:p>
  </w:endnote>
  <w:endnote w:type="continuationNotice" w:id="1">
    <w:p w14:paraId="3B1C06C0" w14:textId="77777777" w:rsidR="002C6B15" w:rsidRDefault="002C6B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177477"/>
      <w:docPartObj>
        <w:docPartGallery w:val="Page Numbers (Bottom of Page)"/>
        <w:docPartUnique/>
      </w:docPartObj>
    </w:sdtPr>
    <w:sdtContent>
      <w:p w14:paraId="2E8D3A1D" w14:textId="00AB8CAE" w:rsidR="00796283" w:rsidRDefault="00796283">
        <w:pPr>
          <w:pStyle w:val="Footer"/>
          <w:jc w:val="center"/>
        </w:pPr>
        <w:r>
          <w:fldChar w:fldCharType="begin"/>
        </w:r>
        <w:r>
          <w:instrText>PAGE   \* MERGEFORMAT</w:instrText>
        </w:r>
        <w:r>
          <w:fldChar w:fldCharType="separate"/>
        </w:r>
        <w:r>
          <w:t>2</w:t>
        </w:r>
        <w:r>
          <w:fldChar w:fldCharType="end"/>
        </w:r>
      </w:p>
    </w:sdtContent>
  </w:sdt>
  <w:p w14:paraId="3C963E98" w14:textId="77777777" w:rsidR="00B878FE" w:rsidRPr="00417597" w:rsidRDefault="00B878FE">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379EF" w14:textId="77777777" w:rsidR="002C6B15" w:rsidRDefault="002C6B15" w:rsidP="00CE6E4F">
      <w:pPr>
        <w:spacing w:after="0" w:line="240" w:lineRule="auto"/>
      </w:pPr>
      <w:r>
        <w:separator/>
      </w:r>
    </w:p>
  </w:footnote>
  <w:footnote w:type="continuationSeparator" w:id="0">
    <w:p w14:paraId="4E5AF9BD" w14:textId="77777777" w:rsidR="002C6B15" w:rsidRDefault="002C6B15" w:rsidP="00CE6E4F">
      <w:pPr>
        <w:spacing w:after="0" w:line="240" w:lineRule="auto"/>
      </w:pPr>
      <w:r>
        <w:continuationSeparator/>
      </w:r>
    </w:p>
  </w:footnote>
  <w:footnote w:type="continuationNotice" w:id="1">
    <w:p w14:paraId="0ABA4A5E" w14:textId="77777777" w:rsidR="002C6B15" w:rsidRDefault="002C6B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E73"/>
    <w:multiLevelType w:val="hybridMultilevel"/>
    <w:tmpl w:val="0D528264"/>
    <w:lvl w:ilvl="0" w:tplc="FFFFFFFF">
      <w:start w:val="1"/>
      <w:numFmt w:val="bullet"/>
      <w:lvlText w:val=""/>
      <w:lvlJc w:val="left"/>
      <w:pPr>
        <w:ind w:left="360" w:hanging="360"/>
      </w:pPr>
      <w:rPr>
        <w:rFonts w:ascii="Wingdings" w:hAnsi="Wingdings" w:hint="default"/>
      </w:rPr>
    </w:lvl>
    <w:lvl w:ilvl="1" w:tplc="041D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34C0B6D"/>
    <w:multiLevelType w:val="hybridMultilevel"/>
    <w:tmpl w:val="9BCE9536"/>
    <w:lvl w:ilvl="0" w:tplc="89863AEA">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9BD2D32"/>
    <w:multiLevelType w:val="hybridMultilevel"/>
    <w:tmpl w:val="1494DF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EE0241"/>
    <w:multiLevelType w:val="hybridMultilevel"/>
    <w:tmpl w:val="69C63286"/>
    <w:lvl w:ilvl="0" w:tplc="041D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 w15:restartNumberingAfterBreak="0">
    <w:nsid w:val="276057BA"/>
    <w:multiLevelType w:val="hybridMultilevel"/>
    <w:tmpl w:val="9FCAA5A8"/>
    <w:lvl w:ilvl="0" w:tplc="7C486C64">
      <w:start w:val="1"/>
      <w:numFmt w:val="decimal"/>
      <w:lvlText w:val="%1."/>
      <w:lvlJc w:val="left"/>
      <w:pPr>
        <w:ind w:left="1800" w:hanging="360"/>
      </w:pPr>
      <w:rPr>
        <w:rFonts w:hint="default"/>
      </w:rPr>
    </w:lvl>
    <w:lvl w:ilvl="1" w:tplc="041D0019">
      <w:start w:val="1"/>
      <w:numFmt w:val="lowerLetter"/>
      <w:lvlText w:val="%2."/>
      <w:lvlJc w:val="left"/>
      <w:pPr>
        <w:ind w:left="2520" w:hanging="360"/>
      </w:pPr>
    </w:lvl>
    <w:lvl w:ilvl="2" w:tplc="041D001B">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5" w15:restartNumberingAfterBreak="0">
    <w:nsid w:val="510E4D03"/>
    <w:multiLevelType w:val="hybridMultilevel"/>
    <w:tmpl w:val="6136B414"/>
    <w:lvl w:ilvl="0" w:tplc="041D000F">
      <w:start w:val="1"/>
      <w:numFmt w:val="decimal"/>
      <w:lvlText w:val="%1."/>
      <w:lvlJc w:val="left"/>
      <w:pPr>
        <w:ind w:left="360" w:hanging="360"/>
      </w:pPr>
      <w:rPr>
        <w:rFonts w:hint="default"/>
      </w:rPr>
    </w:lvl>
    <w:lvl w:ilvl="1" w:tplc="041D0019">
      <w:start w:val="1"/>
      <w:numFmt w:val="lowerLetter"/>
      <w:lvlText w:val="%2."/>
      <w:lvlJc w:val="left"/>
      <w:pPr>
        <w:ind w:left="786"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5CE165F3"/>
    <w:multiLevelType w:val="hybridMultilevel"/>
    <w:tmpl w:val="DD78C0D6"/>
    <w:lvl w:ilvl="0" w:tplc="B5A88392">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B34106"/>
    <w:multiLevelType w:val="hybridMultilevel"/>
    <w:tmpl w:val="7D70C51A"/>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5FF2916"/>
    <w:multiLevelType w:val="hybridMultilevel"/>
    <w:tmpl w:val="BEEE5FC6"/>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8D1682C"/>
    <w:multiLevelType w:val="hybridMultilevel"/>
    <w:tmpl w:val="7682ED2A"/>
    <w:lvl w:ilvl="0" w:tplc="F1063598">
      <w:numFmt w:val="bullet"/>
      <w:lvlText w:val="-"/>
      <w:lvlJc w:val="left"/>
      <w:pPr>
        <w:ind w:left="720" w:hanging="360"/>
      </w:pPr>
      <w:rPr>
        <w:rFonts w:ascii="Times New Roman" w:eastAsiaTheme="minorHAnsi"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EFA2BC4"/>
    <w:multiLevelType w:val="hybridMultilevel"/>
    <w:tmpl w:val="555046B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7EDA580A"/>
    <w:multiLevelType w:val="hybridMultilevel"/>
    <w:tmpl w:val="A3C082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805900270">
    <w:abstractNumId w:val="7"/>
  </w:num>
  <w:num w:numId="2" w16cid:durableId="1408918439">
    <w:abstractNumId w:val="3"/>
  </w:num>
  <w:num w:numId="3" w16cid:durableId="1437869592">
    <w:abstractNumId w:val="0"/>
  </w:num>
  <w:num w:numId="4" w16cid:durableId="229199861">
    <w:abstractNumId w:val="8"/>
  </w:num>
  <w:num w:numId="5" w16cid:durableId="558058118">
    <w:abstractNumId w:val="5"/>
  </w:num>
  <w:num w:numId="6" w16cid:durableId="56321762">
    <w:abstractNumId w:val="1"/>
  </w:num>
  <w:num w:numId="7" w16cid:durableId="105927662">
    <w:abstractNumId w:val="2"/>
  </w:num>
  <w:num w:numId="8" w16cid:durableId="844826170">
    <w:abstractNumId w:val="11"/>
  </w:num>
  <w:num w:numId="9" w16cid:durableId="380785115">
    <w:abstractNumId w:val="9"/>
  </w:num>
  <w:num w:numId="10" w16cid:durableId="69206497">
    <w:abstractNumId w:val="4"/>
  </w:num>
  <w:num w:numId="11" w16cid:durableId="2092921766">
    <w:abstractNumId w:val="10"/>
  </w:num>
  <w:num w:numId="12" w16cid:durableId="1223080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an Attergrim">
    <w15:presenceInfo w15:providerId="AD" w15:userId="S::jonatan.attergrim@ki.se::56df86d9-d819-4e3e-a262-a64452e1fe53"/>
  </w15:person>
  <w15:person w15:author="Maja Martos">
    <w15:presenceInfo w15:providerId="AD" w15:userId="S::maja.martos@stud.ki.se::1675f57d-6292-493d-8e6a-7e70b179c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056F"/>
    <w:rsid w:val="00000DE3"/>
    <w:rsid w:val="00000F7F"/>
    <w:rsid w:val="0000189A"/>
    <w:rsid w:val="0000466F"/>
    <w:rsid w:val="00004DA9"/>
    <w:rsid w:val="00005637"/>
    <w:rsid w:val="00006525"/>
    <w:rsid w:val="00007EAD"/>
    <w:rsid w:val="0001088B"/>
    <w:rsid w:val="00011C02"/>
    <w:rsid w:val="00011DDC"/>
    <w:rsid w:val="00011E2C"/>
    <w:rsid w:val="00014077"/>
    <w:rsid w:val="00020A54"/>
    <w:rsid w:val="00020B4B"/>
    <w:rsid w:val="00020BC3"/>
    <w:rsid w:val="00020D56"/>
    <w:rsid w:val="00023AD0"/>
    <w:rsid w:val="0002557A"/>
    <w:rsid w:val="00027821"/>
    <w:rsid w:val="00033297"/>
    <w:rsid w:val="000334D6"/>
    <w:rsid w:val="00033907"/>
    <w:rsid w:val="000343F3"/>
    <w:rsid w:val="00034B76"/>
    <w:rsid w:val="00035564"/>
    <w:rsid w:val="0003749D"/>
    <w:rsid w:val="00040B83"/>
    <w:rsid w:val="00040D8B"/>
    <w:rsid w:val="00041AD5"/>
    <w:rsid w:val="000423E9"/>
    <w:rsid w:val="000431AE"/>
    <w:rsid w:val="00043A22"/>
    <w:rsid w:val="00045417"/>
    <w:rsid w:val="00047A68"/>
    <w:rsid w:val="00047E6E"/>
    <w:rsid w:val="00052D40"/>
    <w:rsid w:val="00054DE4"/>
    <w:rsid w:val="0005606E"/>
    <w:rsid w:val="00056184"/>
    <w:rsid w:val="000562BC"/>
    <w:rsid w:val="00057323"/>
    <w:rsid w:val="0005762E"/>
    <w:rsid w:val="00060C92"/>
    <w:rsid w:val="0006185B"/>
    <w:rsid w:val="00063444"/>
    <w:rsid w:val="00063AF5"/>
    <w:rsid w:val="000640EF"/>
    <w:rsid w:val="00064F38"/>
    <w:rsid w:val="00065D96"/>
    <w:rsid w:val="00066423"/>
    <w:rsid w:val="00066B1E"/>
    <w:rsid w:val="00072C5E"/>
    <w:rsid w:val="00073D99"/>
    <w:rsid w:val="00073F57"/>
    <w:rsid w:val="0007493E"/>
    <w:rsid w:val="000751E6"/>
    <w:rsid w:val="000759D2"/>
    <w:rsid w:val="000767F3"/>
    <w:rsid w:val="00077458"/>
    <w:rsid w:val="000809F2"/>
    <w:rsid w:val="00080A32"/>
    <w:rsid w:val="000815CB"/>
    <w:rsid w:val="00082237"/>
    <w:rsid w:val="000827D7"/>
    <w:rsid w:val="0008280E"/>
    <w:rsid w:val="000832D0"/>
    <w:rsid w:val="00083628"/>
    <w:rsid w:val="00084A29"/>
    <w:rsid w:val="00084FC2"/>
    <w:rsid w:val="00085336"/>
    <w:rsid w:val="000858A1"/>
    <w:rsid w:val="00090713"/>
    <w:rsid w:val="000909F1"/>
    <w:rsid w:val="00092874"/>
    <w:rsid w:val="00092A9C"/>
    <w:rsid w:val="00092AFE"/>
    <w:rsid w:val="00096503"/>
    <w:rsid w:val="00097CEE"/>
    <w:rsid w:val="000A0DBC"/>
    <w:rsid w:val="000A1E95"/>
    <w:rsid w:val="000A3122"/>
    <w:rsid w:val="000A3D74"/>
    <w:rsid w:val="000A4551"/>
    <w:rsid w:val="000A4F67"/>
    <w:rsid w:val="000A7F46"/>
    <w:rsid w:val="000B0D33"/>
    <w:rsid w:val="000B0EAC"/>
    <w:rsid w:val="000B1A0F"/>
    <w:rsid w:val="000B215D"/>
    <w:rsid w:val="000B28CD"/>
    <w:rsid w:val="000B2A27"/>
    <w:rsid w:val="000B2F87"/>
    <w:rsid w:val="000B451F"/>
    <w:rsid w:val="000B564A"/>
    <w:rsid w:val="000B5FC7"/>
    <w:rsid w:val="000B6575"/>
    <w:rsid w:val="000B6590"/>
    <w:rsid w:val="000B695C"/>
    <w:rsid w:val="000B7C62"/>
    <w:rsid w:val="000B7CC8"/>
    <w:rsid w:val="000C0623"/>
    <w:rsid w:val="000C07A9"/>
    <w:rsid w:val="000C1A73"/>
    <w:rsid w:val="000C3764"/>
    <w:rsid w:val="000C5E61"/>
    <w:rsid w:val="000C6202"/>
    <w:rsid w:val="000C6900"/>
    <w:rsid w:val="000C6DCB"/>
    <w:rsid w:val="000D09FE"/>
    <w:rsid w:val="000D0FF4"/>
    <w:rsid w:val="000D2A26"/>
    <w:rsid w:val="000D3020"/>
    <w:rsid w:val="000D30F9"/>
    <w:rsid w:val="000D4071"/>
    <w:rsid w:val="000D479D"/>
    <w:rsid w:val="000D5143"/>
    <w:rsid w:val="000D56CF"/>
    <w:rsid w:val="000D597E"/>
    <w:rsid w:val="000D614D"/>
    <w:rsid w:val="000D70CB"/>
    <w:rsid w:val="000E0C3C"/>
    <w:rsid w:val="000E0D19"/>
    <w:rsid w:val="000E1C2D"/>
    <w:rsid w:val="000E27CE"/>
    <w:rsid w:val="000E2EB5"/>
    <w:rsid w:val="000E4124"/>
    <w:rsid w:val="000E4454"/>
    <w:rsid w:val="000E4D41"/>
    <w:rsid w:val="000E6002"/>
    <w:rsid w:val="000E6D3E"/>
    <w:rsid w:val="000F10D8"/>
    <w:rsid w:val="000F2FC6"/>
    <w:rsid w:val="000F5660"/>
    <w:rsid w:val="000F5948"/>
    <w:rsid w:val="000F640B"/>
    <w:rsid w:val="000F6BDF"/>
    <w:rsid w:val="00100C78"/>
    <w:rsid w:val="00100E26"/>
    <w:rsid w:val="00101D73"/>
    <w:rsid w:val="00102A33"/>
    <w:rsid w:val="001042B6"/>
    <w:rsid w:val="0010441F"/>
    <w:rsid w:val="00104F08"/>
    <w:rsid w:val="0010623A"/>
    <w:rsid w:val="001068C0"/>
    <w:rsid w:val="00107765"/>
    <w:rsid w:val="00107E1D"/>
    <w:rsid w:val="00107F60"/>
    <w:rsid w:val="00111364"/>
    <w:rsid w:val="00111EA1"/>
    <w:rsid w:val="0011258C"/>
    <w:rsid w:val="00112798"/>
    <w:rsid w:val="00113C3B"/>
    <w:rsid w:val="00115EEE"/>
    <w:rsid w:val="001160F3"/>
    <w:rsid w:val="001208D0"/>
    <w:rsid w:val="00120D60"/>
    <w:rsid w:val="0012140C"/>
    <w:rsid w:val="001219B2"/>
    <w:rsid w:val="00121D7E"/>
    <w:rsid w:val="00121F48"/>
    <w:rsid w:val="0012267C"/>
    <w:rsid w:val="00122888"/>
    <w:rsid w:val="00122A88"/>
    <w:rsid w:val="00123AE5"/>
    <w:rsid w:val="00123D5F"/>
    <w:rsid w:val="001249C8"/>
    <w:rsid w:val="00124F2E"/>
    <w:rsid w:val="0012503A"/>
    <w:rsid w:val="00127930"/>
    <w:rsid w:val="00127A6A"/>
    <w:rsid w:val="00130034"/>
    <w:rsid w:val="00131579"/>
    <w:rsid w:val="001315A1"/>
    <w:rsid w:val="001336DB"/>
    <w:rsid w:val="0013538E"/>
    <w:rsid w:val="00136B7A"/>
    <w:rsid w:val="001379BD"/>
    <w:rsid w:val="001406C0"/>
    <w:rsid w:val="001408B8"/>
    <w:rsid w:val="00140903"/>
    <w:rsid w:val="001410A4"/>
    <w:rsid w:val="001420FC"/>
    <w:rsid w:val="001445A0"/>
    <w:rsid w:val="0014476E"/>
    <w:rsid w:val="00144F01"/>
    <w:rsid w:val="0014666F"/>
    <w:rsid w:val="00146825"/>
    <w:rsid w:val="00147181"/>
    <w:rsid w:val="00150324"/>
    <w:rsid w:val="00150587"/>
    <w:rsid w:val="00150D75"/>
    <w:rsid w:val="00151812"/>
    <w:rsid w:val="00153683"/>
    <w:rsid w:val="00154C63"/>
    <w:rsid w:val="00154F77"/>
    <w:rsid w:val="001554EC"/>
    <w:rsid w:val="0015558C"/>
    <w:rsid w:val="00155B44"/>
    <w:rsid w:val="00156122"/>
    <w:rsid w:val="001574D7"/>
    <w:rsid w:val="00160EAB"/>
    <w:rsid w:val="001612EC"/>
    <w:rsid w:val="00162005"/>
    <w:rsid w:val="0016284C"/>
    <w:rsid w:val="0016411B"/>
    <w:rsid w:val="00164BA2"/>
    <w:rsid w:val="001659AC"/>
    <w:rsid w:val="00165A2F"/>
    <w:rsid w:val="00166A31"/>
    <w:rsid w:val="0017046A"/>
    <w:rsid w:val="001709E7"/>
    <w:rsid w:val="00170AAC"/>
    <w:rsid w:val="0017179E"/>
    <w:rsid w:val="001734B9"/>
    <w:rsid w:val="001742CD"/>
    <w:rsid w:val="001746E2"/>
    <w:rsid w:val="001771E5"/>
    <w:rsid w:val="001802BD"/>
    <w:rsid w:val="00180785"/>
    <w:rsid w:val="00180AA8"/>
    <w:rsid w:val="00180EAD"/>
    <w:rsid w:val="00181E0B"/>
    <w:rsid w:val="00182D96"/>
    <w:rsid w:val="00182DDA"/>
    <w:rsid w:val="00184C1C"/>
    <w:rsid w:val="00185297"/>
    <w:rsid w:val="0018786C"/>
    <w:rsid w:val="001907EA"/>
    <w:rsid w:val="00191824"/>
    <w:rsid w:val="001924C0"/>
    <w:rsid w:val="00192B6A"/>
    <w:rsid w:val="0019330F"/>
    <w:rsid w:val="001944E1"/>
    <w:rsid w:val="00194B60"/>
    <w:rsid w:val="00194EED"/>
    <w:rsid w:val="00197846"/>
    <w:rsid w:val="001A0372"/>
    <w:rsid w:val="001A0411"/>
    <w:rsid w:val="001A145A"/>
    <w:rsid w:val="001A34C4"/>
    <w:rsid w:val="001A37DD"/>
    <w:rsid w:val="001A398D"/>
    <w:rsid w:val="001A3D79"/>
    <w:rsid w:val="001A6A33"/>
    <w:rsid w:val="001A7A81"/>
    <w:rsid w:val="001B0284"/>
    <w:rsid w:val="001B02EB"/>
    <w:rsid w:val="001B07A3"/>
    <w:rsid w:val="001B2042"/>
    <w:rsid w:val="001B49E4"/>
    <w:rsid w:val="001B5363"/>
    <w:rsid w:val="001B5A4E"/>
    <w:rsid w:val="001B5E12"/>
    <w:rsid w:val="001B6184"/>
    <w:rsid w:val="001B78BA"/>
    <w:rsid w:val="001B7C86"/>
    <w:rsid w:val="001C0AE6"/>
    <w:rsid w:val="001C1DF8"/>
    <w:rsid w:val="001C2D94"/>
    <w:rsid w:val="001C2F93"/>
    <w:rsid w:val="001C43D0"/>
    <w:rsid w:val="001C484B"/>
    <w:rsid w:val="001C4A05"/>
    <w:rsid w:val="001C4FF2"/>
    <w:rsid w:val="001C5010"/>
    <w:rsid w:val="001C510B"/>
    <w:rsid w:val="001C55DF"/>
    <w:rsid w:val="001C5F6D"/>
    <w:rsid w:val="001D4C7C"/>
    <w:rsid w:val="001D4CAE"/>
    <w:rsid w:val="001D4F74"/>
    <w:rsid w:val="001D73C4"/>
    <w:rsid w:val="001E0543"/>
    <w:rsid w:val="001E1740"/>
    <w:rsid w:val="001E17B6"/>
    <w:rsid w:val="001E24C6"/>
    <w:rsid w:val="001E26D4"/>
    <w:rsid w:val="001E4331"/>
    <w:rsid w:val="001E5277"/>
    <w:rsid w:val="001E6DE8"/>
    <w:rsid w:val="001E7465"/>
    <w:rsid w:val="001F03BC"/>
    <w:rsid w:val="001F07AD"/>
    <w:rsid w:val="001F0F3A"/>
    <w:rsid w:val="001F2307"/>
    <w:rsid w:val="001F25A0"/>
    <w:rsid w:val="001F2C72"/>
    <w:rsid w:val="001F44F1"/>
    <w:rsid w:val="001F4E5F"/>
    <w:rsid w:val="001F4ED7"/>
    <w:rsid w:val="001F601F"/>
    <w:rsid w:val="001F6A3F"/>
    <w:rsid w:val="001F7760"/>
    <w:rsid w:val="002021EB"/>
    <w:rsid w:val="00202B4E"/>
    <w:rsid w:val="002035B9"/>
    <w:rsid w:val="00203A26"/>
    <w:rsid w:val="0020495E"/>
    <w:rsid w:val="00204A25"/>
    <w:rsid w:val="0020573E"/>
    <w:rsid w:val="00205930"/>
    <w:rsid w:val="00210735"/>
    <w:rsid w:val="00212E78"/>
    <w:rsid w:val="00212F17"/>
    <w:rsid w:val="00220687"/>
    <w:rsid w:val="002213D4"/>
    <w:rsid w:val="00221748"/>
    <w:rsid w:val="002233F9"/>
    <w:rsid w:val="00223F8F"/>
    <w:rsid w:val="00227475"/>
    <w:rsid w:val="0023002A"/>
    <w:rsid w:val="0023029C"/>
    <w:rsid w:val="002328F5"/>
    <w:rsid w:val="00233E83"/>
    <w:rsid w:val="002342C2"/>
    <w:rsid w:val="0023461D"/>
    <w:rsid w:val="00234DFC"/>
    <w:rsid w:val="002362FF"/>
    <w:rsid w:val="00242326"/>
    <w:rsid w:val="00243554"/>
    <w:rsid w:val="00243FE6"/>
    <w:rsid w:val="002445EE"/>
    <w:rsid w:val="0024529B"/>
    <w:rsid w:val="00245472"/>
    <w:rsid w:val="002455D2"/>
    <w:rsid w:val="00245E07"/>
    <w:rsid w:val="0024663F"/>
    <w:rsid w:val="0025123A"/>
    <w:rsid w:val="00252823"/>
    <w:rsid w:val="00252E9A"/>
    <w:rsid w:val="00254136"/>
    <w:rsid w:val="002551EA"/>
    <w:rsid w:val="00255FC2"/>
    <w:rsid w:val="002562E3"/>
    <w:rsid w:val="002569C3"/>
    <w:rsid w:val="002574FD"/>
    <w:rsid w:val="00263F2A"/>
    <w:rsid w:val="002643D0"/>
    <w:rsid w:val="00265C30"/>
    <w:rsid w:val="0027160F"/>
    <w:rsid w:val="0027180B"/>
    <w:rsid w:val="0027221A"/>
    <w:rsid w:val="002734AE"/>
    <w:rsid w:val="002761F1"/>
    <w:rsid w:val="00276C55"/>
    <w:rsid w:val="00277ACB"/>
    <w:rsid w:val="00280955"/>
    <w:rsid w:val="00280B27"/>
    <w:rsid w:val="00281D6F"/>
    <w:rsid w:val="00283575"/>
    <w:rsid w:val="002838E2"/>
    <w:rsid w:val="00286EDD"/>
    <w:rsid w:val="00286FF4"/>
    <w:rsid w:val="00287A51"/>
    <w:rsid w:val="00291A40"/>
    <w:rsid w:val="002936C2"/>
    <w:rsid w:val="002952C2"/>
    <w:rsid w:val="00295314"/>
    <w:rsid w:val="00295704"/>
    <w:rsid w:val="00296251"/>
    <w:rsid w:val="002976D7"/>
    <w:rsid w:val="00297A2B"/>
    <w:rsid w:val="002A016F"/>
    <w:rsid w:val="002A01BA"/>
    <w:rsid w:val="002A0D45"/>
    <w:rsid w:val="002A0F80"/>
    <w:rsid w:val="002A32CC"/>
    <w:rsid w:val="002A4104"/>
    <w:rsid w:val="002A46E1"/>
    <w:rsid w:val="002A46E2"/>
    <w:rsid w:val="002A5616"/>
    <w:rsid w:val="002A59AC"/>
    <w:rsid w:val="002A7F01"/>
    <w:rsid w:val="002A7F58"/>
    <w:rsid w:val="002A7FA9"/>
    <w:rsid w:val="002B03A1"/>
    <w:rsid w:val="002B27E8"/>
    <w:rsid w:val="002B288E"/>
    <w:rsid w:val="002B5D61"/>
    <w:rsid w:val="002B6426"/>
    <w:rsid w:val="002B7585"/>
    <w:rsid w:val="002C09F5"/>
    <w:rsid w:val="002C0D05"/>
    <w:rsid w:val="002C1A5B"/>
    <w:rsid w:val="002C2DE2"/>
    <w:rsid w:val="002C3835"/>
    <w:rsid w:val="002C3DDC"/>
    <w:rsid w:val="002C3FE1"/>
    <w:rsid w:val="002C4258"/>
    <w:rsid w:val="002C4F08"/>
    <w:rsid w:val="002C548B"/>
    <w:rsid w:val="002C54BD"/>
    <w:rsid w:val="002C55A0"/>
    <w:rsid w:val="002C6B15"/>
    <w:rsid w:val="002C79C0"/>
    <w:rsid w:val="002D008A"/>
    <w:rsid w:val="002D06C5"/>
    <w:rsid w:val="002D1001"/>
    <w:rsid w:val="002D3343"/>
    <w:rsid w:val="002D4D1B"/>
    <w:rsid w:val="002D5AA7"/>
    <w:rsid w:val="002D65C4"/>
    <w:rsid w:val="002D65F5"/>
    <w:rsid w:val="002D785F"/>
    <w:rsid w:val="002D7AE2"/>
    <w:rsid w:val="002E179F"/>
    <w:rsid w:val="002E3046"/>
    <w:rsid w:val="002E3677"/>
    <w:rsid w:val="002E368B"/>
    <w:rsid w:val="002E36B6"/>
    <w:rsid w:val="002E3DBC"/>
    <w:rsid w:val="002E470E"/>
    <w:rsid w:val="002E4BC1"/>
    <w:rsid w:val="002E57B0"/>
    <w:rsid w:val="002E673B"/>
    <w:rsid w:val="002E6F3F"/>
    <w:rsid w:val="002E7AEF"/>
    <w:rsid w:val="002F0023"/>
    <w:rsid w:val="002F0D32"/>
    <w:rsid w:val="002F1572"/>
    <w:rsid w:val="002F1779"/>
    <w:rsid w:val="002F1DEE"/>
    <w:rsid w:val="002F2E18"/>
    <w:rsid w:val="002F30F0"/>
    <w:rsid w:val="002F324C"/>
    <w:rsid w:val="002F3846"/>
    <w:rsid w:val="002F3F2B"/>
    <w:rsid w:val="002F4B9D"/>
    <w:rsid w:val="002F589A"/>
    <w:rsid w:val="002F5C6B"/>
    <w:rsid w:val="002F5F09"/>
    <w:rsid w:val="002F6758"/>
    <w:rsid w:val="002F70C5"/>
    <w:rsid w:val="00300009"/>
    <w:rsid w:val="00300C2D"/>
    <w:rsid w:val="00300EAC"/>
    <w:rsid w:val="00301665"/>
    <w:rsid w:val="00301F66"/>
    <w:rsid w:val="00302E4D"/>
    <w:rsid w:val="003032B7"/>
    <w:rsid w:val="00304613"/>
    <w:rsid w:val="00305C4A"/>
    <w:rsid w:val="00306FF5"/>
    <w:rsid w:val="00307017"/>
    <w:rsid w:val="003076BA"/>
    <w:rsid w:val="00307AF0"/>
    <w:rsid w:val="00310BCA"/>
    <w:rsid w:val="00310F5B"/>
    <w:rsid w:val="00312CE4"/>
    <w:rsid w:val="00314A96"/>
    <w:rsid w:val="00317212"/>
    <w:rsid w:val="00317596"/>
    <w:rsid w:val="0031789D"/>
    <w:rsid w:val="00317FAB"/>
    <w:rsid w:val="00320B44"/>
    <w:rsid w:val="0032137D"/>
    <w:rsid w:val="0032451A"/>
    <w:rsid w:val="0032675E"/>
    <w:rsid w:val="0032698C"/>
    <w:rsid w:val="003324B7"/>
    <w:rsid w:val="00332F6D"/>
    <w:rsid w:val="00333B4A"/>
    <w:rsid w:val="00334882"/>
    <w:rsid w:val="0033534F"/>
    <w:rsid w:val="003353FF"/>
    <w:rsid w:val="00335F37"/>
    <w:rsid w:val="003379A6"/>
    <w:rsid w:val="0034006E"/>
    <w:rsid w:val="00340359"/>
    <w:rsid w:val="003407B4"/>
    <w:rsid w:val="003418FE"/>
    <w:rsid w:val="00342646"/>
    <w:rsid w:val="0034587B"/>
    <w:rsid w:val="00345A1C"/>
    <w:rsid w:val="003462C0"/>
    <w:rsid w:val="00347448"/>
    <w:rsid w:val="00350DC0"/>
    <w:rsid w:val="00350DC3"/>
    <w:rsid w:val="00350DCB"/>
    <w:rsid w:val="003515F1"/>
    <w:rsid w:val="00351F89"/>
    <w:rsid w:val="0035272A"/>
    <w:rsid w:val="00352768"/>
    <w:rsid w:val="0035305D"/>
    <w:rsid w:val="0035331F"/>
    <w:rsid w:val="0035368F"/>
    <w:rsid w:val="00354BF0"/>
    <w:rsid w:val="00356287"/>
    <w:rsid w:val="00356D0C"/>
    <w:rsid w:val="00356D1F"/>
    <w:rsid w:val="00357F58"/>
    <w:rsid w:val="00360BB0"/>
    <w:rsid w:val="0036104E"/>
    <w:rsid w:val="003611EE"/>
    <w:rsid w:val="00361849"/>
    <w:rsid w:val="00362017"/>
    <w:rsid w:val="003634A5"/>
    <w:rsid w:val="00364513"/>
    <w:rsid w:val="00364FFC"/>
    <w:rsid w:val="0036614A"/>
    <w:rsid w:val="003672DA"/>
    <w:rsid w:val="00371078"/>
    <w:rsid w:val="0037311C"/>
    <w:rsid w:val="00373DBC"/>
    <w:rsid w:val="003745F1"/>
    <w:rsid w:val="003745FF"/>
    <w:rsid w:val="0037638A"/>
    <w:rsid w:val="00376FD2"/>
    <w:rsid w:val="00377955"/>
    <w:rsid w:val="00377965"/>
    <w:rsid w:val="003779A5"/>
    <w:rsid w:val="00377B09"/>
    <w:rsid w:val="003806C8"/>
    <w:rsid w:val="0038124E"/>
    <w:rsid w:val="00381A66"/>
    <w:rsid w:val="003824D9"/>
    <w:rsid w:val="0038464B"/>
    <w:rsid w:val="00385567"/>
    <w:rsid w:val="003860F4"/>
    <w:rsid w:val="003863EA"/>
    <w:rsid w:val="003867EF"/>
    <w:rsid w:val="00386C5A"/>
    <w:rsid w:val="00386ECA"/>
    <w:rsid w:val="003905A9"/>
    <w:rsid w:val="00390CA5"/>
    <w:rsid w:val="00390D88"/>
    <w:rsid w:val="00391C37"/>
    <w:rsid w:val="00392529"/>
    <w:rsid w:val="0039544F"/>
    <w:rsid w:val="00395F3F"/>
    <w:rsid w:val="003968CF"/>
    <w:rsid w:val="00396A88"/>
    <w:rsid w:val="00396D4C"/>
    <w:rsid w:val="003976C4"/>
    <w:rsid w:val="003A1160"/>
    <w:rsid w:val="003A124D"/>
    <w:rsid w:val="003A49DD"/>
    <w:rsid w:val="003A5F40"/>
    <w:rsid w:val="003A61EC"/>
    <w:rsid w:val="003A6821"/>
    <w:rsid w:val="003B0434"/>
    <w:rsid w:val="003B1F96"/>
    <w:rsid w:val="003B2401"/>
    <w:rsid w:val="003B249A"/>
    <w:rsid w:val="003B298F"/>
    <w:rsid w:val="003B3578"/>
    <w:rsid w:val="003B3E8A"/>
    <w:rsid w:val="003B3FCD"/>
    <w:rsid w:val="003B5123"/>
    <w:rsid w:val="003B5C01"/>
    <w:rsid w:val="003B7CDD"/>
    <w:rsid w:val="003C1059"/>
    <w:rsid w:val="003C15B4"/>
    <w:rsid w:val="003C22DA"/>
    <w:rsid w:val="003C4A43"/>
    <w:rsid w:val="003C5186"/>
    <w:rsid w:val="003C54A3"/>
    <w:rsid w:val="003C5F6E"/>
    <w:rsid w:val="003C6738"/>
    <w:rsid w:val="003C7220"/>
    <w:rsid w:val="003C72A7"/>
    <w:rsid w:val="003D085B"/>
    <w:rsid w:val="003D0BF6"/>
    <w:rsid w:val="003D1D72"/>
    <w:rsid w:val="003D1F32"/>
    <w:rsid w:val="003D207B"/>
    <w:rsid w:val="003D31D5"/>
    <w:rsid w:val="003D397E"/>
    <w:rsid w:val="003D3E1E"/>
    <w:rsid w:val="003D5B91"/>
    <w:rsid w:val="003D6B8D"/>
    <w:rsid w:val="003D717B"/>
    <w:rsid w:val="003D7A4B"/>
    <w:rsid w:val="003E2602"/>
    <w:rsid w:val="003E411B"/>
    <w:rsid w:val="003E56D1"/>
    <w:rsid w:val="003E596F"/>
    <w:rsid w:val="003E605C"/>
    <w:rsid w:val="003E679D"/>
    <w:rsid w:val="003F02B1"/>
    <w:rsid w:val="003F0C7F"/>
    <w:rsid w:val="003F1455"/>
    <w:rsid w:val="003F1524"/>
    <w:rsid w:val="003F1F52"/>
    <w:rsid w:val="003F3A2F"/>
    <w:rsid w:val="003F3E2A"/>
    <w:rsid w:val="003F4C91"/>
    <w:rsid w:val="003F5021"/>
    <w:rsid w:val="003F6BCB"/>
    <w:rsid w:val="003F7195"/>
    <w:rsid w:val="003F788F"/>
    <w:rsid w:val="0040079F"/>
    <w:rsid w:val="00401665"/>
    <w:rsid w:val="00401B1C"/>
    <w:rsid w:val="00401BAE"/>
    <w:rsid w:val="0040272E"/>
    <w:rsid w:val="00402F95"/>
    <w:rsid w:val="00403534"/>
    <w:rsid w:val="00403AA2"/>
    <w:rsid w:val="004041F3"/>
    <w:rsid w:val="0040596B"/>
    <w:rsid w:val="00405BA6"/>
    <w:rsid w:val="004062F7"/>
    <w:rsid w:val="00406EDB"/>
    <w:rsid w:val="00406F1E"/>
    <w:rsid w:val="0041121C"/>
    <w:rsid w:val="00412831"/>
    <w:rsid w:val="00416D12"/>
    <w:rsid w:val="00416F74"/>
    <w:rsid w:val="00417597"/>
    <w:rsid w:val="00420A71"/>
    <w:rsid w:val="004212DD"/>
    <w:rsid w:val="00421E53"/>
    <w:rsid w:val="00422107"/>
    <w:rsid w:val="00422517"/>
    <w:rsid w:val="0042260B"/>
    <w:rsid w:val="00422E68"/>
    <w:rsid w:val="0042356C"/>
    <w:rsid w:val="00424E93"/>
    <w:rsid w:val="00425023"/>
    <w:rsid w:val="00427610"/>
    <w:rsid w:val="00430627"/>
    <w:rsid w:val="0043217B"/>
    <w:rsid w:val="00432638"/>
    <w:rsid w:val="0043273B"/>
    <w:rsid w:val="00432E39"/>
    <w:rsid w:val="004332C9"/>
    <w:rsid w:val="00433E6A"/>
    <w:rsid w:val="0043536C"/>
    <w:rsid w:val="0043581F"/>
    <w:rsid w:val="0043695C"/>
    <w:rsid w:val="004418E9"/>
    <w:rsid w:val="00444405"/>
    <w:rsid w:val="00445D0A"/>
    <w:rsid w:val="00445F4B"/>
    <w:rsid w:val="00445FC3"/>
    <w:rsid w:val="0045053C"/>
    <w:rsid w:val="00452518"/>
    <w:rsid w:val="00452AFE"/>
    <w:rsid w:val="00453C7B"/>
    <w:rsid w:val="00453F47"/>
    <w:rsid w:val="00454628"/>
    <w:rsid w:val="0045526B"/>
    <w:rsid w:val="00455AA2"/>
    <w:rsid w:val="0045670A"/>
    <w:rsid w:val="004624D9"/>
    <w:rsid w:val="0046274A"/>
    <w:rsid w:val="00462A48"/>
    <w:rsid w:val="00463705"/>
    <w:rsid w:val="00463B1B"/>
    <w:rsid w:val="00466AC8"/>
    <w:rsid w:val="004702FE"/>
    <w:rsid w:val="004706BC"/>
    <w:rsid w:val="00470C5E"/>
    <w:rsid w:val="0047191C"/>
    <w:rsid w:val="00471DBF"/>
    <w:rsid w:val="00471F53"/>
    <w:rsid w:val="00472498"/>
    <w:rsid w:val="00472BC1"/>
    <w:rsid w:val="00472E47"/>
    <w:rsid w:val="004730E1"/>
    <w:rsid w:val="00475BAC"/>
    <w:rsid w:val="004769BA"/>
    <w:rsid w:val="004774A3"/>
    <w:rsid w:val="004775BB"/>
    <w:rsid w:val="00477D1D"/>
    <w:rsid w:val="004812CB"/>
    <w:rsid w:val="004831DB"/>
    <w:rsid w:val="00491B8B"/>
    <w:rsid w:val="00491EC1"/>
    <w:rsid w:val="00491F62"/>
    <w:rsid w:val="00492007"/>
    <w:rsid w:val="0049297D"/>
    <w:rsid w:val="00493756"/>
    <w:rsid w:val="00494197"/>
    <w:rsid w:val="00494D4C"/>
    <w:rsid w:val="004A054A"/>
    <w:rsid w:val="004A094E"/>
    <w:rsid w:val="004A1215"/>
    <w:rsid w:val="004A12E9"/>
    <w:rsid w:val="004A2715"/>
    <w:rsid w:val="004A4372"/>
    <w:rsid w:val="004A5710"/>
    <w:rsid w:val="004A5E54"/>
    <w:rsid w:val="004B0D9C"/>
    <w:rsid w:val="004B2CF0"/>
    <w:rsid w:val="004B2FF4"/>
    <w:rsid w:val="004B3EE7"/>
    <w:rsid w:val="004B47F4"/>
    <w:rsid w:val="004B59A9"/>
    <w:rsid w:val="004B5AA2"/>
    <w:rsid w:val="004B6C02"/>
    <w:rsid w:val="004C0ADC"/>
    <w:rsid w:val="004C0BA1"/>
    <w:rsid w:val="004C0F2F"/>
    <w:rsid w:val="004C1DF1"/>
    <w:rsid w:val="004C2467"/>
    <w:rsid w:val="004C2EDA"/>
    <w:rsid w:val="004C4633"/>
    <w:rsid w:val="004C463C"/>
    <w:rsid w:val="004C49DF"/>
    <w:rsid w:val="004D3069"/>
    <w:rsid w:val="004D356C"/>
    <w:rsid w:val="004D625D"/>
    <w:rsid w:val="004D6CF2"/>
    <w:rsid w:val="004D7078"/>
    <w:rsid w:val="004D7722"/>
    <w:rsid w:val="004E0367"/>
    <w:rsid w:val="004E063C"/>
    <w:rsid w:val="004E0872"/>
    <w:rsid w:val="004E176E"/>
    <w:rsid w:val="004E21BC"/>
    <w:rsid w:val="004E28AF"/>
    <w:rsid w:val="004E28B3"/>
    <w:rsid w:val="004E2944"/>
    <w:rsid w:val="004E2E62"/>
    <w:rsid w:val="004E375F"/>
    <w:rsid w:val="004E39FD"/>
    <w:rsid w:val="004E3F16"/>
    <w:rsid w:val="004E4AD9"/>
    <w:rsid w:val="004E4D12"/>
    <w:rsid w:val="004E61B1"/>
    <w:rsid w:val="004E7B44"/>
    <w:rsid w:val="004F380E"/>
    <w:rsid w:val="004F42C0"/>
    <w:rsid w:val="004F45E1"/>
    <w:rsid w:val="004F4BA2"/>
    <w:rsid w:val="004F6F93"/>
    <w:rsid w:val="004F777A"/>
    <w:rsid w:val="00500223"/>
    <w:rsid w:val="00500C87"/>
    <w:rsid w:val="005019C1"/>
    <w:rsid w:val="00501A9F"/>
    <w:rsid w:val="00501BB0"/>
    <w:rsid w:val="00502086"/>
    <w:rsid w:val="00503032"/>
    <w:rsid w:val="005033F7"/>
    <w:rsid w:val="00503DD7"/>
    <w:rsid w:val="005059B7"/>
    <w:rsid w:val="005068F9"/>
    <w:rsid w:val="00510EE9"/>
    <w:rsid w:val="00511018"/>
    <w:rsid w:val="005114BA"/>
    <w:rsid w:val="005120DC"/>
    <w:rsid w:val="00512577"/>
    <w:rsid w:val="005126F9"/>
    <w:rsid w:val="00512D90"/>
    <w:rsid w:val="00514482"/>
    <w:rsid w:val="005152F5"/>
    <w:rsid w:val="005165B0"/>
    <w:rsid w:val="00516AD1"/>
    <w:rsid w:val="00516D66"/>
    <w:rsid w:val="00517141"/>
    <w:rsid w:val="00517A23"/>
    <w:rsid w:val="00520570"/>
    <w:rsid w:val="00520CD5"/>
    <w:rsid w:val="00523ACF"/>
    <w:rsid w:val="0052434C"/>
    <w:rsid w:val="00524832"/>
    <w:rsid w:val="005255D7"/>
    <w:rsid w:val="005257F4"/>
    <w:rsid w:val="005263A0"/>
    <w:rsid w:val="005269D4"/>
    <w:rsid w:val="00530496"/>
    <w:rsid w:val="00532EC2"/>
    <w:rsid w:val="005335E2"/>
    <w:rsid w:val="0053450C"/>
    <w:rsid w:val="00534A46"/>
    <w:rsid w:val="00535B75"/>
    <w:rsid w:val="00536590"/>
    <w:rsid w:val="0053746E"/>
    <w:rsid w:val="00542253"/>
    <w:rsid w:val="005438D5"/>
    <w:rsid w:val="00543D0A"/>
    <w:rsid w:val="00544753"/>
    <w:rsid w:val="00544829"/>
    <w:rsid w:val="00544CD2"/>
    <w:rsid w:val="00546CCE"/>
    <w:rsid w:val="0054784E"/>
    <w:rsid w:val="00547D38"/>
    <w:rsid w:val="00550220"/>
    <w:rsid w:val="005508DE"/>
    <w:rsid w:val="0055118E"/>
    <w:rsid w:val="005511A2"/>
    <w:rsid w:val="005516CD"/>
    <w:rsid w:val="00551C3D"/>
    <w:rsid w:val="00551D14"/>
    <w:rsid w:val="0055244D"/>
    <w:rsid w:val="00552CC8"/>
    <w:rsid w:val="005557D7"/>
    <w:rsid w:val="00556051"/>
    <w:rsid w:val="0055662D"/>
    <w:rsid w:val="00560952"/>
    <w:rsid w:val="00561CB9"/>
    <w:rsid w:val="00562323"/>
    <w:rsid w:val="00562BA5"/>
    <w:rsid w:val="00563C8C"/>
    <w:rsid w:val="00563FD3"/>
    <w:rsid w:val="00564C9A"/>
    <w:rsid w:val="00565134"/>
    <w:rsid w:val="00570B68"/>
    <w:rsid w:val="00572594"/>
    <w:rsid w:val="00572CA1"/>
    <w:rsid w:val="0057458B"/>
    <w:rsid w:val="00574765"/>
    <w:rsid w:val="005749C8"/>
    <w:rsid w:val="00576034"/>
    <w:rsid w:val="005763AE"/>
    <w:rsid w:val="0057794E"/>
    <w:rsid w:val="00577D73"/>
    <w:rsid w:val="00580E39"/>
    <w:rsid w:val="005812A6"/>
    <w:rsid w:val="00581370"/>
    <w:rsid w:val="00582132"/>
    <w:rsid w:val="005822BF"/>
    <w:rsid w:val="00583975"/>
    <w:rsid w:val="005862A5"/>
    <w:rsid w:val="00586375"/>
    <w:rsid w:val="00586901"/>
    <w:rsid w:val="005869B4"/>
    <w:rsid w:val="005919E1"/>
    <w:rsid w:val="00593EC8"/>
    <w:rsid w:val="005950BC"/>
    <w:rsid w:val="005960DD"/>
    <w:rsid w:val="00596E4A"/>
    <w:rsid w:val="00597FD5"/>
    <w:rsid w:val="005A00A0"/>
    <w:rsid w:val="005A0ADC"/>
    <w:rsid w:val="005A0D40"/>
    <w:rsid w:val="005A11A0"/>
    <w:rsid w:val="005A1F36"/>
    <w:rsid w:val="005A2057"/>
    <w:rsid w:val="005A27EB"/>
    <w:rsid w:val="005A2874"/>
    <w:rsid w:val="005A2A78"/>
    <w:rsid w:val="005A384E"/>
    <w:rsid w:val="005A3936"/>
    <w:rsid w:val="005A4103"/>
    <w:rsid w:val="005A412F"/>
    <w:rsid w:val="005A5365"/>
    <w:rsid w:val="005A5775"/>
    <w:rsid w:val="005A5FE2"/>
    <w:rsid w:val="005B3250"/>
    <w:rsid w:val="005B35AA"/>
    <w:rsid w:val="005B4EDD"/>
    <w:rsid w:val="005B6067"/>
    <w:rsid w:val="005B6980"/>
    <w:rsid w:val="005B703A"/>
    <w:rsid w:val="005B7D30"/>
    <w:rsid w:val="005B7F1A"/>
    <w:rsid w:val="005C24B8"/>
    <w:rsid w:val="005C393B"/>
    <w:rsid w:val="005C7047"/>
    <w:rsid w:val="005D01CD"/>
    <w:rsid w:val="005D0B33"/>
    <w:rsid w:val="005D0E94"/>
    <w:rsid w:val="005D0FD1"/>
    <w:rsid w:val="005D1A55"/>
    <w:rsid w:val="005D1D15"/>
    <w:rsid w:val="005D3119"/>
    <w:rsid w:val="005D378F"/>
    <w:rsid w:val="005D3A54"/>
    <w:rsid w:val="005D413A"/>
    <w:rsid w:val="005D61DD"/>
    <w:rsid w:val="005D6FA2"/>
    <w:rsid w:val="005E3643"/>
    <w:rsid w:val="005E4298"/>
    <w:rsid w:val="005E47C9"/>
    <w:rsid w:val="005E5BDF"/>
    <w:rsid w:val="005F04E9"/>
    <w:rsid w:val="005F06C9"/>
    <w:rsid w:val="005F0C43"/>
    <w:rsid w:val="005F110C"/>
    <w:rsid w:val="005F18AA"/>
    <w:rsid w:val="005F2EE4"/>
    <w:rsid w:val="005F48C8"/>
    <w:rsid w:val="005F5933"/>
    <w:rsid w:val="005F6341"/>
    <w:rsid w:val="005F7092"/>
    <w:rsid w:val="005F72F1"/>
    <w:rsid w:val="005F7367"/>
    <w:rsid w:val="005F7DCA"/>
    <w:rsid w:val="006019D7"/>
    <w:rsid w:val="00602AAE"/>
    <w:rsid w:val="006030E4"/>
    <w:rsid w:val="0060330C"/>
    <w:rsid w:val="00604435"/>
    <w:rsid w:val="00604A41"/>
    <w:rsid w:val="006058F3"/>
    <w:rsid w:val="00610083"/>
    <w:rsid w:val="006102C8"/>
    <w:rsid w:val="006103D5"/>
    <w:rsid w:val="00611D26"/>
    <w:rsid w:val="00612866"/>
    <w:rsid w:val="00613F11"/>
    <w:rsid w:val="006149D6"/>
    <w:rsid w:val="006158DE"/>
    <w:rsid w:val="00616F4D"/>
    <w:rsid w:val="00617335"/>
    <w:rsid w:val="00620B0A"/>
    <w:rsid w:val="00622727"/>
    <w:rsid w:val="00625975"/>
    <w:rsid w:val="00625DC1"/>
    <w:rsid w:val="00626D28"/>
    <w:rsid w:val="00626FD0"/>
    <w:rsid w:val="00630D7F"/>
    <w:rsid w:val="0063168F"/>
    <w:rsid w:val="00631892"/>
    <w:rsid w:val="00632269"/>
    <w:rsid w:val="0063246B"/>
    <w:rsid w:val="006328FA"/>
    <w:rsid w:val="00633B53"/>
    <w:rsid w:val="00634868"/>
    <w:rsid w:val="00634E35"/>
    <w:rsid w:val="00637CAD"/>
    <w:rsid w:val="00642E1C"/>
    <w:rsid w:val="00643A2F"/>
    <w:rsid w:val="006443F9"/>
    <w:rsid w:val="006446AC"/>
    <w:rsid w:val="00644C5E"/>
    <w:rsid w:val="006455D9"/>
    <w:rsid w:val="00645AEE"/>
    <w:rsid w:val="00645EA9"/>
    <w:rsid w:val="00646AF2"/>
    <w:rsid w:val="00646BA3"/>
    <w:rsid w:val="00646E5A"/>
    <w:rsid w:val="006474F2"/>
    <w:rsid w:val="00647B6C"/>
    <w:rsid w:val="00647EFD"/>
    <w:rsid w:val="006500FF"/>
    <w:rsid w:val="00650CA4"/>
    <w:rsid w:val="00651165"/>
    <w:rsid w:val="00653A67"/>
    <w:rsid w:val="00654AF2"/>
    <w:rsid w:val="006569F3"/>
    <w:rsid w:val="00656CFA"/>
    <w:rsid w:val="00657F0C"/>
    <w:rsid w:val="00657F47"/>
    <w:rsid w:val="0066135F"/>
    <w:rsid w:val="006627B9"/>
    <w:rsid w:val="00662A88"/>
    <w:rsid w:val="00663B64"/>
    <w:rsid w:val="00663C60"/>
    <w:rsid w:val="00663E9A"/>
    <w:rsid w:val="00672EB3"/>
    <w:rsid w:val="006751FD"/>
    <w:rsid w:val="006752DC"/>
    <w:rsid w:val="0067577C"/>
    <w:rsid w:val="00675918"/>
    <w:rsid w:val="0067672F"/>
    <w:rsid w:val="006774DE"/>
    <w:rsid w:val="00677ED0"/>
    <w:rsid w:val="0068165D"/>
    <w:rsid w:val="006819F8"/>
    <w:rsid w:val="00682041"/>
    <w:rsid w:val="0068226B"/>
    <w:rsid w:val="00682A54"/>
    <w:rsid w:val="00682CD5"/>
    <w:rsid w:val="0068327F"/>
    <w:rsid w:val="00684564"/>
    <w:rsid w:val="006845E8"/>
    <w:rsid w:val="00685B96"/>
    <w:rsid w:val="00685BB9"/>
    <w:rsid w:val="00685BBA"/>
    <w:rsid w:val="00685C8F"/>
    <w:rsid w:val="00686AC7"/>
    <w:rsid w:val="00686D41"/>
    <w:rsid w:val="006870FD"/>
    <w:rsid w:val="00687AE2"/>
    <w:rsid w:val="0069003C"/>
    <w:rsid w:val="006908C4"/>
    <w:rsid w:val="006909D1"/>
    <w:rsid w:val="00693887"/>
    <w:rsid w:val="00695A30"/>
    <w:rsid w:val="00696091"/>
    <w:rsid w:val="00696160"/>
    <w:rsid w:val="006A023C"/>
    <w:rsid w:val="006A03F3"/>
    <w:rsid w:val="006A229E"/>
    <w:rsid w:val="006A247F"/>
    <w:rsid w:val="006A2942"/>
    <w:rsid w:val="006A2ADF"/>
    <w:rsid w:val="006A2E1C"/>
    <w:rsid w:val="006A50C8"/>
    <w:rsid w:val="006A5B43"/>
    <w:rsid w:val="006A7173"/>
    <w:rsid w:val="006B0678"/>
    <w:rsid w:val="006B197E"/>
    <w:rsid w:val="006B1FA8"/>
    <w:rsid w:val="006B2BD9"/>
    <w:rsid w:val="006B3CC7"/>
    <w:rsid w:val="006B4F2E"/>
    <w:rsid w:val="006B533B"/>
    <w:rsid w:val="006B56F2"/>
    <w:rsid w:val="006B6A41"/>
    <w:rsid w:val="006B6C83"/>
    <w:rsid w:val="006B7206"/>
    <w:rsid w:val="006B73AB"/>
    <w:rsid w:val="006C098D"/>
    <w:rsid w:val="006C1B2B"/>
    <w:rsid w:val="006C26B4"/>
    <w:rsid w:val="006C298B"/>
    <w:rsid w:val="006C2FA0"/>
    <w:rsid w:val="006C34B0"/>
    <w:rsid w:val="006C42F7"/>
    <w:rsid w:val="006C4A18"/>
    <w:rsid w:val="006C627D"/>
    <w:rsid w:val="006C6A0B"/>
    <w:rsid w:val="006C6B8B"/>
    <w:rsid w:val="006C7572"/>
    <w:rsid w:val="006C75FB"/>
    <w:rsid w:val="006C77DD"/>
    <w:rsid w:val="006C787E"/>
    <w:rsid w:val="006C7CC8"/>
    <w:rsid w:val="006D0DDC"/>
    <w:rsid w:val="006D14B2"/>
    <w:rsid w:val="006D1764"/>
    <w:rsid w:val="006D1CF1"/>
    <w:rsid w:val="006D2238"/>
    <w:rsid w:val="006D2994"/>
    <w:rsid w:val="006D3AC1"/>
    <w:rsid w:val="006D5E68"/>
    <w:rsid w:val="006D6271"/>
    <w:rsid w:val="006D6415"/>
    <w:rsid w:val="006D795C"/>
    <w:rsid w:val="006D7E72"/>
    <w:rsid w:val="006D7EBF"/>
    <w:rsid w:val="006D7F61"/>
    <w:rsid w:val="006E0D76"/>
    <w:rsid w:val="006E1A15"/>
    <w:rsid w:val="006E2E87"/>
    <w:rsid w:val="006E3401"/>
    <w:rsid w:val="006E4514"/>
    <w:rsid w:val="006E5E22"/>
    <w:rsid w:val="006E6276"/>
    <w:rsid w:val="006E76D5"/>
    <w:rsid w:val="006F0789"/>
    <w:rsid w:val="006F257D"/>
    <w:rsid w:val="006F27E6"/>
    <w:rsid w:val="006F2983"/>
    <w:rsid w:val="006F2D27"/>
    <w:rsid w:val="006F3310"/>
    <w:rsid w:val="006F3570"/>
    <w:rsid w:val="006F6193"/>
    <w:rsid w:val="006F629E"/>
    <w:rsid w:val="006F6529"/>
    <w:rsid w:val="006F6D45"/>
    <w:rsid w:val="006F6FAB"/>
    <w:rsid w:val="006F732D"/>
    <w:rsid w:val="006F73C9"/>
    <w:rsid w:val="00700250"/>
    <w:rsid w:val="00700B2A"/>
    <w:rsid w:val="00700B59"/>
    <w:rsid w:val="00701031"/>
    <w:rsid w:val="0070108C"/>
    <w:rsid w:val="007048F2"/>
    <w:rsid w:val="007056E1"/>
    <w:rsid w:val="00706A24"/>
    <w:rsid w:val="00706D9A"/>
    <w:rsid w:val="0071122C"/>
    <w:rsid w:val="007113CB"/>
    <w:rsid w:val="00711531"/>
    <w:rsid w:val="00711608"/>
    <w:rsid w:val="00711B43"/>
    <w:rsid w:val="00711E40"/>
    <w:rsid w:val="00712A8B"/>
    <w:rsid w:val="0071373D"/>
    <w:rsid w:val="00713852"/>
    <w:rsid w:val="00714257"/>
    <w:rsid w:val="007145F9"/>
    <w:rsid w:val="00716BBE"/>
    <w:rsid w:val="007191F4"/>
    <w:rsid w:val="0072112D"/>
    <w:rsid w:val="00721D1D"/>
    <w:rsid w:val="00723D92"/>
    <w:rsid w:val="007242AA"/>
    <w:rsid w:val="007259A7"/>
    <w:rsid w:val="00733AE7"/>
    <w:rsid w:val="0073414A"/>
    <w:rsid w:val="00734E77"/>
    <w:rsid w:val="00735947"/>
    <w:rsid w:val="007363B4"/>
    <w:rsid w:val="00736BBC"/>
    <w:rsid w:val="00737A0A"/>
    <w:rsid w:val="00740B31"/>
    <w:rsid w:val="00741954"/>
    <w:rsid w:val="00741E09"/>
    <w:rsid w:val="007448E0"/>
    <w:rsid w:val="00744FBB"/>
    <w:rsid w:val="007452CD"/>
    <w:rsid w:val="00745A66"/>
    <w:rsid w:val="00745BFF"/>
    <w:rsid w:val="00745C95"/>
    <w:rsid w:val="00746736"/>
    <w:rsid w:val="00751AF5"/>
    <w:rsid w:val="00752183"/>
    <w:rsid w:val="00752315"/>
    <w:rsid w:val="00752439"/>
    <w:rsid w:val="00756930"/>
    <w:rsid w:val="007602AD"/>
    <w:rsid w:val="00761407"/>
    <w:rsid w:val="00762A8D"/>
    <w:rsid w:val="00762D2A"/>
    <w:rsid w:val="0076443F"/>
    <w:rsid w:val="00765E97"/>
    <w:rsid w:val="007660AB"/>
    <w:rsid w:val="00766101"/>
    <w:rsid w:val="00770A0B"/>
    <w:rsid w:val="00770AFA"/>
    <w:rsid w:val="00770B42"/>
    <w:rsid w:val="00770F54"/>
    <w:rsid w:val="00774F84"/>
    <w:rsid w:val="00775F01"/>
    <w:rsid w:val="00777122"/>
    <w:rsid w:val="00780FA0"/>
    <w:rsid w:val="0078212A"/>
    <w:rsid w:val="00782AA9"/>
    <w:rsid w:val="00785242"/>
    <w:rsid w:val="007857BB"/>
    <w:rsid w:val="00787142"/>
    <w:rsid w:val="00790636"/>
    <w:rsid w:val="00792056"/>
    <w:rsid w:val="0079284C"/>
    <w:rsid w:val="007929EA"/>
    <w:rsid w:val="00795C8E"/>
    <w:rsid w:val="00796283"/>
    <w:rsid w:val="0079682F"/>
    <w:rsid w:val="007969AA"/>
    <w:rsid w:val="00796A5F"/>
    <w:rsid w:val="00797C22"/>
    <w:rsid w:val="007A15A4"/>
    <w:rsid w:val="007A1FAA"/>
    <w:rsid w:val="007A3443"/>
    <w:rsid w:val="007A4601"/>
    <w:rsid w:val="007A4B47"/>
    <w:rsid w:val="007A5BC0"/>
    <w:rsid w:val="007A634A"/>
    <w:rsid w:val="007A6A7E"/>
    <w:rsid w:val="007A7366"/>
    <w:rsid w:val="007B19A9"/>
    <w:rsid w:val="007B2484"/>
    <w:rsid w:val="007B24C2"/>
    <w:rsid w:val="007B5133"/>
    <w:rsid w:val="007B641C"/>
    <w:rsid w:val="007B6CF0"/>
    <w:rsid w:val="007B7419"/>
    <w:rsid w:val="007B7557"/>
    <w:rsid w:val="007B7B5C"/>
    <w:rsid w:val="007C0A80"/>
    <w:rsid w:val="007C2590"/>
    <w:rsid w:val="007C3520"/>
    <w:rsid w:val="007C3C86"/>
    <w:rsid w:val="007C4A89"/>
    <w:rsid w:val="007C4B83"/>
    <w:rsid w:val="007C6AD0"/>
    <w:rsid w:val="007C70DD"/>
    <w:rsid w:val="007D284C"/>
    <w:rsid w:val="007D380F"/>
    <w:rsid w:val="007D41BA"/>
    <w:rsid w:val="007D43EE"/>
    <w:rsid w:val="007D4D1F"/>
    <w:rsid w:val="007D5338"/>
    <w:rsid w:val="007D67A1"/>
    <w:rsid w:val="007D7549"/>
    <w:rsid w:val="007D798D"/>
    <w:rsid w:val="007E0198"/>
    <w:rsid w:val="007E02AF"/>
    <w:rsid w:val="007E0604"/>
    <w:rsid w:val="007E0E8C"/>
    <w:rsid w:val="007E1C37"/>
    <w:rsid w:val="007E442F"/>
    <w:rsid w:val="007E4441"/>
    <w:rsid w:val="007E502B"/>
    <w:rsid w:val="007E6067"/>
    <w:rsid w:val="007E7685"/>
    <w:rsid w:val="007F0952"/>
    <w:rsid w:val="007F154C"/>
    <w:rsid w:val="007F3684"/>
    <w:rsid w:val="007F3D64"/>
    <w:rsid w:val="007F41D5"/>
    <w:rsid w:val="007F4E58"/>
    <w:rsid w:val="007F5852"/>
    <w:rsid w:val="008009E9"/>
    <w:rsid w:val="00802C57"/>
    <w:rsid w:val="00803349"/>
    <w:rsid w:val="00803730"/>
    <w:rsid w:val="00805242"/>
    <w:rsid w:val="00805544"/>
    <w:rsid w:val="00805617"/>
    <w:rsid w:val="00805E60"/>
    <w:rsid w:val="00807441"/>
    <w:rsid w:val="00807781"/>
    <w:rsid w:val="0081112A"/>
    <w:rsid w:val="00813446"/>
    <w:rsid w:val="00813474"/>
    <w:rsid w:val="0081434F"/>
    <w:rsid w:val="00814886"/>
    <w:rsid w:val="00814FDC"/>
    <w:rsid w:val="00815224"/>
    <w:rsid w:val="0081587D"/>
    <w:rsid w:val="00815CE8"/>
    <w:rsid w:val="00816348"/>
    <w:rsid w:val="00816584"/>
    <w:rsid w:val="008203C5"/>
    <w:rsid w:val="00820F17"/>
    <w:rsid w:val="008212C0"/>
    <w:rsid w:val="0082183E"/>
    <w:rsid w:val="0082201C"/>
    <w:rsid w:val="00823C55"/>
    <w:rsid w:val="0082549C"/>
    <w:rsid w:val="00826516"/>
    <w:rsid w:val="0082681A"/>
    <w:rsid w:val="00826E1F"/>
    <w:rsid w:val="00827C7E"/>
    <w:rsid w:val="008304F0"/>
    <w:rsid w:val="00831C7C"/>
    <w:rsid w:val="00831FAC"/>
    <w:rsid w:val="00833F7D"/>
    <w:rsid w:val="008347B5"/>
    <w:rsid w:val="00834926"/>
    <w:rsid w:val="00835AC1"/>
    <w:rsid w:val="00840D86"/>
    <w:rsid w:val="00843D67"/>
    <w:rsid w:val="0084431E"/>
    <w:rsid w:val="00844C29"/>
    <w:rsid w:val="00845209"/>
    <w:rsid w:val="00850D9B"/>
    <w:rsid w:val="0085325E"/>
    <w:rsid w:val="00853467"/>
    <w:rsid w:val="00855459"/>
    <w:rsid w:val="00856298"/>
    <w:rsid w:val="00856FC9"/>
    <w:rsid w:val="0085784F"/>
    <w:rsid w:val="00857DB4"/>
    <w:rsid w:val="00860D2E"/>
    <w:rsid w:val="0086179D"/>
    <w:rsid w:val="008617EF"/>
    <w:rsid w:val="00861853"/>
    <w:rsid w:val="00862DB9"/>
    <w:rsid w:val="0086339A"/>
    <w:rsid w:val="00867380"/>
    <w:rsid w:val="00872B84"/>
    <w:rsid w:val="00873349"/>
    <w:rsid w:val="00873568"/>
    <w:rsid w:val="008746EB"/>
    <w:rsid w:val="008759F8"/>
    <w:rsid w:val="00876556"/>
    <w:rsid w:val="008774FE"/>
    <w:rsid w:val="00880F5D"/>
    <w:rsid w:val="00881717"/>
    <w:rsid w:val="00882D57"/>
    <w:rsid w:val="0088331B"/>
    <w:rsid w:val="00883AED"/>
    <w:rsid w:val="00885461"/>
    <w:rsid w:val="00885DAA"/>
    <w:rsid w:val="0088656D"/>
    <w:rsid w:val="00891CE8"/>
    <w:rsid w:val="00891EE8"/>
    <w:rsid w:val="00891F2D"/>
    <w:rsid w:val="00894710"/>
    <w:rsid w:val="00896901"/>
    <w:rsid w:val="00896B74"/>
    <w:rsid w:val="00897240"/>
    <w:rsid w:val="00897597"/>
    <w:rsid w:val="00897923"/>
    <w:rsid w:val="008A006B"/>
    <w:rsid w:val="008A0F39"/>
    <w:rsid w:val="008A1F17"/>
    <w:rsid w:val="008A263E"/>
    <w:rsid w:val="008A2C15"/>
    <w:rsid w:val="008A4BC1"/>
    <w:rsid w:val="008A6D4B"/>
    <w:rsid w:val="008A71B8"/>
    <w:rsid w:val="008A7984"/>
    <w:rsid w:val="008B046E"/>
    <w:rsid w:val="008B228A"/>
    <w:rsid w:val="008B319D"/>
    <w:rsid w:val="008B3B2C"/>
    <w:rsid w:val="008B5576"/>
    <w:rsid w:val="008B70AD"/>
    <w:rsid w:val="008C179F"/>
    <w:rsid w:val="008C2DBE"/>
    <w:rsid w:val="008C3862"/>
    <w:rsid w:val="008C3DE6"/>
    <w:rsid w:val="008C4487"/>
    <w:rsid w:val="008C525D"/>
    <w:rsid w:val="008C5BA4"/>
    <w:rsid w:val="008C6D9A"/>
    <w:rsid w:val="008C7981"/>
    <w:rsid w:val="008D01B7"/>
    <w:rsid w:val="008D163B"/>
    <w:rsid w:val="008D3606"/>
    <w:rsid w:val="008D448D"/>
    <w:rsid w:val="008D452F"/>
    <w:rsid w:val="008D6047"/>
    <w:rsid w:val="008D679A"/>
    <w:rsid w:val="008D705C"/>
    <w:rsid w:val="008D73F5"/>
    <w:rsid w:val="008D7B13"/>
    <w:rsid w:val="008D7E1B"/>
    <w:rsid w:val="008E09A0"/>
    <w:rsid w:val="008E0B37"/>
    <w:rsid w:val="008E0E65"/>
    <w:rsid w:val="008E1C4A"/>
    <w:rsid w:val="008E35D7"/>
    <w:rsid w:val="008E3813"/>
    <w:rsid w:val="008E3DAE"/>
    <w:rsid w:val="008E4FE4"/>
    <w:rsid w:val="008E53E2"/>
    <w:rsid w:val="008E64FA"/>
    <w:rsid w:val="008F05CF"/>
    <w:rsid w:val="008F1C8D"/>
    <w:rsid w:val="008F2188"/>
    <w:rsid w:val="008F2694"/>
    <w:rsid w:val="008F43D8"/>
    <w:rsid w:val="008F4C2D"/>
    <w:rsid w:val="008F5057"/>
    <w:rsid w:val="008F6125"/>
    <w:rsid w:val="008F6FA8"/>
    <w:rsid w:val="008F7F72"/>
    <w:rsid w:val="009004EE"/>
    <w:rsid w:val="00900B14"/>
    <w:rsid w:val="009018E5"/>
    <w:rsid w:val="00902737"/>
    <w:rsid w:val="00902CDF"/>
    <w:rsid w:val="009031E5"/>
    <w:rsid w:val="00903EEC"/>
    <w:rsid w:val="0090597E"/>
    <w:rsid w:val="0090634F"/>
    <w:rsid w:val="00906979"/>
    <w:rsid w:val="0090698F"/>
    <w:rsid w:val="00906A4B"/>
    <w:rsid w:val="0090761F"/>
    <w:rsid w:val="009126C3"/>
    <w:rsid w:val="009136AB"/>
    <w:rsid w:val="0091373C"/>
    <w:rsid w:val="009139A7"/>
    <w:rsid w:val="009169E0"/>
    <w:rsid w:val="009203A1"/>
    <w:rsid w:val="0092059D"/>
    <w:rsid w:val="00921089"/>
    <w:rsid w:val="0092149E"/>
    <w:rsid w:val="00922AF9"/>
    <w:rsid w:val="00922F95"/>
    <w:rsid w:val="009235BE"/>
    <w:rsid w:val="00923F88"/>
    <w:rsid w:val="009242C3"/>
    <w:rsid w:val="009245B3"/>
    <w:rsid w:val="00924F69"/>
    <w:rsid w:val="0092531B"/>
    <w:rsid w:val="009275D6"/>
    <w:rsid w:val="00930786"/>
    <w:rsid w:val="00930B59"/>
    <w:rsid w:val="00931894"/>
    <w:rsid w:val="0093267B"/>
    <w:rsid w:val="00932F52"/>
    <w:rsid w:val="009331F4"/>
    <w:rsid w:val="009336FA"/>
    <w:rsid w:val="00933739"/>
    <w:rsid w:val="00937219"/>
    <w:rsid w:val="00937433"/>
    <w:rsid w:val="0093758F"/>
    <w:rsid w:val="00937EAA"/>
    <w:rsid w:val="0094093D"/>
    <w:rsid w:val="00941527"/>
    <w:rsid w:val="00942517"/>
    <w:rsid w:val="00942B66"/>
    <w:rsid w:val="00945B7E"/>
    <w:rsid w:val="0094608D"/>
    <w:rsid w:val="00946E77"/>
    <w:rsid w:val="009502EB"/>
    <w:rsid w:val="009506B5"/>
    <w:rsid w:val="00952206"/>
    <w:rsid w:val="009523D7"/>
    <w:rsid w:val="009536B4"/>
    <w:rsid w:val="00953B15"/>
    <w:rsid w:val="00954CA7"/>
    <w:rsid w:val="00955F26"/>
    <w:rsid w:val="00956F82"/>
    <w:rsid w:val="00957089"/>
    <w:rsid w:val="009579B3"/>
    <w:rsid w:val="00960597"/>
    <w:rsid w:val="0096073B"/>
    <w:rsid w:val="009644F4"/>
    <w:rsid w:val="009651E1"/>
    <w:rsid w:val="0096747B"/>
    <w:rsid w:val="00967AD0"/>
    <w:rsid w:val="00970ED7"/>
    <w:rsid w:val="009715F7"/>
    <w:rsid w:val="009721B8"/>
    <w:rsid w:val="00972AD5"/>
    <w:rsid w:val="00972D00"/>
    <w:rsid w:val="00973C04"/>
    <w:rsid w:val="00974A1A"/>
    <w:rsid w:val="00974ACA"/>
    <w:rsid w:val="00974FA6"/>
    <w:rsid w:val="009754B8"/>
    <w:rsid w:val="00975FFE"/>
    <w:rsid w:val="0097608D"/>
    <w:rsid w:val="009770F5"/>
    <w:rsid w:val="009776B2"/>
    <w:rsid w:val="00980384"/>
    <w:rsid w:val="00980B22"/>
    <w:rsid w:val="009828F3"/>
    <w:rsid w:val="00983082"/>
    <w:rsid w:val="00983DD1"/>
    <w:rsid w:val="00983E3E"/>
    <w:rsid w:val="00983EED"/>
    <w:rsid w:val="00984283"/>
    <w:rsid w:val="00984F36"/>
    <w:rsid w:val="00985056"/>
    <w:rsid w:val="00985AAC"/>
    <w:rsid w:val="00985AD2"/>
    <w:rsid w:val="00986EEE"/>
    <w:rsid w:val="00987422"/>
    <w:rsid w:val="00987DEE"/>
    <w:rsid w:val="00987EE9"/>
    <w:rsid w:val="009904C4"/>
    <w:rsid w:val="009906EA"/>
    <w:rsid w:val="009909D1"/>
    <w:rsid w:val="00992551"/>
    <w:rsid w:val="00993A5E"/>
    <w:rsid w:val="0099415B"/>
    <w:rsid w:val="00994A73"/>
    <w:rsid w:val="00996657"/>
    <w:rsid w:val="00997C4B"/>
    <w:rsid w:val="00997DD1"/>
    <w:rsid w:val="009A156D"/>
    <w:rsid w:val="009A20D8"/>
    <w:rsid w:val="009A53B4"/>
    <w:rsid w:val="009A545F"/>
    <w:rsid w:val="009A552B"/>
    <w:rsid w:val="009A55D0"/>
    <w:rsid w:val="009A5853"/>
    <w:rsid w:val="009A6811"/>
    <w:rsid w:val="009B0BD6"/>
    <w:rsid w:val="009B1DCE"/>
    <w:rsid w:val="009B2178"/>
    <w:rsid w:val="009B2C90"/>
    <w:rsid w:val="009B429D"/>
    <w:rsid w:val="009B5151"/>
    <w:rsid w:val="009B7273"/>
    <w:rsid w:val="009C0B68"/>
    <w:rsid w:val="009C22DF"/>
    <w:rsid w:val="009C2A7D"/>
    <w:rsid w:val="009C4506"/>
    <w:rsid w:val="009C4E99"/>
    <w:rsid w:val="009C597E"/>
    <w:rsid w:val="009C5A87"/>
    <w:rsid w:val="009C633B"/>
    <w:rsid w:val="009C650B"/>
    <w:rsid w:val="009C6964"/>
    <w:rsid w:val="009C6B70"/>
    <w:rsid w:val="009C6C66"/>
    <w:rsid w:val="009C7DC0"/>
    <w:rsid w:val="009D00B6"/>
    <w:rsid w:val="009D17C4"/>
    <w:rsid w:val="009D5166"/>
    <w:rsid w:val="009D5377"/>
    <w:rsid w:val="009D5789"/>
    <w:rsid w:val="009D66AC"/>
    <w:rsid w:val="009D6833"/>
    <w:rsid w:val="009D6C39"/>
    <w:rsid w:val="009D727F"/>
    <w:rsid w:val="009E0902"/>
    <w:rsid w:val="009E1333"/>
    <w:rsid w:val="009E3EB2"/>
    <w:rsid w:val="009E40FA"/>
    <w:rsid w:val="009E42B8"/>
    <w:rsid w:val="009E506C"/>
    <w:rsid w:val="009E5674"/>
    <w:rsid w:val="009E5A6F"/>
    <w:rsid w:val="009E6A82"/>
    <w:rsid w:val="009E737D"/>
    <w:rsid w:val="009F021E"/>
    <w:rsid w:val="009F20D9"/>
    <w:rsid w:val="009F22B9"/>
    <w:rsid w:val="009F34E7"/>
    <w:rsid w:val="009F3500"/>
    <w:rsid w:val="009F41C7"/>
    <w:rsid w:val="009F431E"/>
    <w:rsid w:val="009F45F6"/>
    <w:rsid w:val="009F6154"/>
    <w:rsid w:val="009F6814"/>
    <w:rsid w:val="00A001AC"/>
    <w:rsid w:val="00A01E32"/>
    <w:rsid w:val="00A02029"/>
    <w:rsid w:val="00A02A23"/>
    <w:rsid w:val="00A02E1E"/>
    <w:rsid w:val="00A04187"/>
    <w:rsid w:val="00A05DEC"/>
    <w:rsid w:val="00A0602F"/>
    <w:rsid w:val="00A0621A"/>
    <w:rsid w:val="00A0631C"/>
    <w:rsid w:val="00A0641B"/>
    <w:rsid w:val="00A06772"/>
    <w:rsid w:val="00A06F39"/>
    <w:rsid w:val="00A07682"/>
    <w:rsid w:val="00A103F0"/>
    <w:rsid w:val="00A107F7"/>
    <w:rsid w:val="00A11332"/>
    <w:rsid w:val="00A1168C"/>
    <w:rsid w:val="00A121DD"/>
    <w:rsid w:val="00A14FE1"/>
    <w:rsid w:val="00A15950"/>
    <w:rsid w:val="00A15D91"/>
    <w:rsid w:val="00A15E52"/>
    <w:rsid w:val="00A16CB5"/>
    <w:rsid w:val="00A16F34"/>
    <w:rsid w:val="00A211BA"/>
    <w:rsid w:val="00A21C92"/>
    <w:rsid w:val="00A2214A"/>
    <w:rsid w:val="00A2323D"/>
    <w:rsid w:val="00A234CB"/>
    <w:rsid w:val="00A23517"/>
    <w:rsid w:val="00A23613"/>
    <w:rsid w:val="00A2441E"/>
    <w:rsid w:val="00A246E9"/>
    <w:rsid w:val="00A24D50"/>
    <w:rsid w:val="00A25CE5"/>
    <w:rsid w:val="00A260E9"/>
    <w:rsid w:val="00A26749"/>
    <w:rsid w:val="00A26D84"/>
    <w:rsid w:val="00A301D5"/>
    <w:rsid w:val="00A31BA4"/>
    <w:rsid w:val="00A3314E"/>
    <w:rsid w:val="00A3380E"/>
    <w:rsid w:val="00A344A8"/>
    <w:rsid w:val="00A35719"/>
    <w:rsid w:val="00A36087"/>
    <w:rsid w:val="00A36D07"/>
    <w:rsid w:val="00A3703E"/>
    <w:rsid w:val="00A40347"/>
    <w:rsid w:val="00A40E15"/>
    <w:rsid w:val="00A41D09"/>
    <w:rsid w:val="00A44B38"/>
    <w:rsid w:val="00A451F9"/>
    <w:rsid w:val="00A47301"/>
    <w:rsid w:val="00A47305"/>
    <w:rsid w:val="00A50EA8"/>
    <w:rsid w:val="00A51AF1"/>
    <w:rsid w:val="00A52838"/>
    <w:rsid w:val="00A528E9"/>
    <w:rsid w:val="00A53E1B"/>
    <w:rsid w:val="00A544A5"/>
    <w:rsid w:val="00A55F88"/>
    <w:rsid w:val="00A56768"/>
    <w:rsid w:val="00A618C1"/>
    <w:rsid w:val="00A63DDF"/>
    <w:rsid w:val="00A64038"/>
    <w:rsid w:val="00A652E1"/>
    <w:rsid w:val="00A65968"/>
    <w:rsid w:val="00A66726"/>
    <w:rsid w:val="00A67323"/>
    <w:rsid w:val="00A708F5"/>
    <w:rsid w:val="00A72E8E"/>
    <w:rsid w:val="00A733B8"/>
    <w:rsid w:val="00A74748"/>
    <w:rsid w:val="00A74CDE"/>
    <w:rsid w:val="00A75972"/>
    <w:rsid w:val="00A7759D"/>
    <w:rsid w:val="00A80981"/>
    <w:rsid w:val="00A809E5"/>
    <w:rsid w:val="00A81226"/>
    <w:rsid w:val="00A83704"/>
    <w:rsid w:val="00A8559C"/>
    <w:rsid w:val="00A85A75"/>
    <w:rsid w:val="00A86795"/>
    <w:rsid w:val="00A90686"/>
    <w:rsid w:val="00A9160A"/>
    <w:rsid w:val="00A917F7"/>
    <w:rsid w:val="00A919F6"/>
    <w:rsid w:val="00A91A06"/>
    <w:rsid w:val="00A91C48"/>
    <w:rsid w:val="00A924F1"/>
    <w:rsid w:val="00A928E9"/>
    <w:rsid w:val="00A93491"/>
    <w:rsid w:val="00A9505D"/>
    <w:rsid w:val="00A952DA"/>
    <w:rsid w:val="00AA1517"/>
    <w:rsid w:val="00AA23F8"/>
    <w:rsid w:val="00AA3D0B"/>
    <w:rsid w:val="00AA42D1"/>
    <w:rsid w:val="00AA49D4"/>
    <w:rsid w:val="00AA4F8A"/>
    <w:rsid w:val="00AA5570"/>
    <w:rsid w:val="00AA5F31"/>
    <w:rsid w:val="00AA6376"/>
    <w:rsid w:val="00AA64C5"/>
    <w:rsid w:val="00AA74BD"/>
    <w:rsid w:val="00AA7E47"/>
    <w:rsid w:val="00AB286D"/>
    <w:rsid w:val="00AB3051"/>
    <w:rsid w:val="00AB3E3D"/>
    <w:rsid w:val="00AB400B"/>
    <w:rsid w:val="00AB4018"/>
    <w:rsid w:val="00AB470B"/>
    <w:rsid w:val="00AB6273"/>
    <w:rsid w:val="00AB687D"/>
    <w:rsid w:val="00AB6E34"/>
    <w:rsid w:val="00AB6E63"/>
    <w:rsid w:val="00AC0CF4"/>
    <w:rsid w:val="00AC1C4A"/>
    <w:rsid w:val="00AC1D2A"/>
    <w:rsid w:val="00AC4A38"/>
    <w:rsid w:val="00AC4AC7"/>
    <w:rsid w:val="00AC586D"/>
    <w:rsid w:val="00AC7668"/>
    <w:rsid w:val="00AC78B7"/>
    <w:rsid w:val="00AD088E"/>
    <w:rsid w:val="00AD0B92"/>
    <w:rsid w:val="00AD133B"/>
    <w:rsid w:val="00AD1BF8"/>
    <w:rsid w:val="00AD22B8"/>
    <w:rsid w:val="00AD42ED"/>
    <w:rsid w:val="00AD4DBB"/>
    <w:rsid w:val="00AD6777"/>
    <w:rsid w:val="00AD6C81"/>
    <w:rsid w:val="00AE074B"/>
    <w:rsid w:val="00AE0A35"/>
    <w:rsid w:val="00AE2CB0"/>
    <w:rsid w:val="00AE3171"/>
    <w:rsid w:val="00AE4B88"/>
    <w:rsid w:val="00AE4E41"/>
    <w:rsid w:val="00AE5A97"/>
    <w:rsid w:val="00AE5AD4"/>
    <w:rsid w:val="00AE79E9"/>
    <w:rsid w:val="00AF07D7"/>
    <w:rsid w:val="00AF3866"/>
    <w:rsid w:val="00AF4124"/>
    <w:rsid w:val="00AF4A15"/>
    <w:rsid w:val="00AF5DA1"/>
    <w:rsid w:val="00AF6418"/>
    <w:rsid w:val="00AF7A7B"/>
    <w:rsid w:val="00AF7E46"/>
    <w:rsid w:val="00B000BD"/>
    <w:rsid w:val="00B00197"/>
    <w:rsid w:val="00B0271B"/>
    <w:rsid w:val="00B02D34"/>
    <w:rsid w:val="00B031B1"/>
    <w:rsid w:val="00B03F2C"/>
    <w:rsid w:val="00B042D2"/>
    <w:rsid w:val="00B04E12"/>
    <w:rsid w:val="00B05322"/>
    <w:rsid w:val="00B05324"/>
    <w:rsid w:val="00B059FB"/>
    <w:rsid w:val="00B05DE9"/>
    <w:rsid w:val="00B05DF8"/>
    <w:rsid w:val="00B06C4B"/>
    <w:rsid w:val="00B06FFB"/>
    <w:rsid w:val="00B076D5"/>
    <w:rsid w:val="00B07FAC"/>
    <w:rsid w:val="00B10648"/>
    <w:rsid w:val="00B112ED"/>
    <w:rsid w:val="00B119FD"/>
    <w:rsid w:val="00B12AB7"/>
    <w:rsid w:val="00B1344E"/>
    <w:rsid w:val="00B14C96"/>
    <w:rsid w:val="00B14EED"/>
    <w:rsid w:val="00B16858"/>
    <w:rsid w:val="00B20D3F"/>
    <w:rsid w:val="00B22600"/>
    <w:rsid w:val="00B227B2"/>
    <w:rsid w:val="00B232B5"/>
    <w:rsid w:val="00B27617"/>
    <w:rsid w:val="00B27B41"/>
    <w:rsid w:val="00B32022"/>
    <w:rsid w:val="00B3250C"/>
    <w:rsid w:val="00B333BB"/>
    <w:rsid w:val="00B33467"/>
    <w:rsid w:val="00B33CB6"/>
    <w:rsid w:val="00B34A60"/>
    <w:rsid w:val="00B40295"/>
    <w:rsid w:val="00B40EB8"/>
    <w:rsid w:val="00B411CA"/>
    <w:rsid w:val="00B4238D"/>
    <w:rsid w:val="00B4239E"/>
    <w:rsid w:val="00B429C6"/>
    <w:rsid w:val="00B42CB0"/>
    <w:rsid w:val="00B451A8"/>
    <w:rsid w:val="00B45C5E"/>
    <w:rsid w:val="00B46E2A"/>
    <w:rsid w:val="00B47098"/>
    <w:rsid w:val="00B477D2"/>
    <w:rsid w:val="00B511A7"/>
    <w:rsid w:val="00B513F5"/>
    <w:rsid w:val="00B51E0A"/>
    <w:rsid w:val="00B528E2"/>
    <w:rsid w:val="00B530E7"/>
    <w:rsid w:val="00B5410A"/>
    <w:rsid w:val="00B5430B"/>
    <w:rsid w:val="00B559B9"/>
    <w:rsid w:val="00B57063"/>
    <w:rsid w:val="00B60B5E"/>
    <w:rsid w:val="00B61FBD"/>
    <w:rsid w:val="00B6235C"/>
    <w:rsid w:val="00B63610"/>
    <w:rsid w:val="00B648F9"/>
    <w:rsid w:val="00B64A38"/>
    <w:rsid w:val="00B65757"/>
    <w:rsid w:val="00B6592E"/>
    <w:rsid w:val="00B667C2"/>
    <w:rsid w:val="00B67868"/>
    <w:rsid w:val="00B70DA6"/>
    <w:rsid w:val="00B70DD3"/>
    <w:rsid w:val="00B710CA"/>
    <w:rsid w:val="00B71B39"/>
    <w:rsid w:val="00B734E9"/>
    <w:rsid w:val="00B73AA8"/>
    <w:rsid w:val="00B73D74"/>
    <w:rsid w:val="00B74A67"/>
    <w:rsid w:val="00B74F5A"/>
    <w:rsid w:val="00B75D36"/>
    <w:rsid w:val="00B80AF9"/>
    <w:rsid w:val="00B81097"/>
    <w:rsid w:val="00B817C8"/>
    <w:rsid w:val="00B81F45"/>
    <w:rsid w:val="00B85B59"/>
    <w:rsid w:val="00B878FE"/>
    <w:rsid w:val="00B87A60"/>
    <w:rsid w:val="00B9063D"/>
    <w:rsid w:val="00B9137C"/>
    <w:rsid w:val="00B91ABF"/>
    <w:rsid w:val="00B92D98"/>
    <w:rsid w:val="00B92DD7"/>
    <w:rsid w:val="00B92F2E"/>
    <w:rsid w:val="00B941FC"/>
    <w:rsid w:val="00B94AE6"/>
    <w:rsid w:val="00B94F1F"/>
    <w:rsid w:val="00B957E0"/>
    <w:rsid w:val="00B9608A"/>
    <w:rsid w:val="00B97583"/>
    <w:rsid w:val="00B977BD"/>
    <w:rsid w:val="00BA17E0"/>
    <w:rsid w:val="00BA19E1"/>
    <w:rsid w:val="00BA36CB"/>
    <w:rsid w:val="00BA3AD6"/>
    <w:rsid w:val="00BA3F87"/>
    <w:rsid w:val="00BA4BC3"/>
    <w:rsid w:val="00BA5B49"/>
    <w:rsid w:val="00BA5BF7"/>
    <w:rsid w:val="00BA5C93"/>
    <w:rsid w:val="00BA69D8"/>
    <w:rsid w:val="00BA76CC"/>
    <w:rsid w:val="00BB1575"/>
    <w:rsid w:val="00BB2CB2"/>
    <w:rsid w:val="00BB3F34"/>
    <w:rsid w:val="00BB470E"/>
    <w:rsid w:val="00BB4F9C"/>
    <w:rsid w:val="00BB5EA6"/>
    <w:rsid w:val="00BB5EA8"/>
    <w:rsid w:val="00BB6F25"/>
    <w:rsid w:val="00BC09AC"/>
    <w:rsid w:val="00BC0C5A"/>
    <w:rsid w:val="00BC1826"/>
    <w:rsid w:val="00BC5206"/>
    <w:rsid w:val="00BC5B22"/>
    <w:rsid w:val="00BD160D"/>
    <w:rsid w:val="00BD1D5F"/>
    <w:rsid w:val="00BD24BC"/>
    <w:rsid w:val="00BD3469"/>
    <w:rsid w:val="00BD46D7"/>
    <w:rsid w:val="00BD51B8"/>
    <w:rsid w:val="00BD5E3D"/>
    <w:rsid w:val="00BD5E50"/>
    <w:rsid w:val="00BD5E6F"/>
    <w:rsid w:val="00BD5EBD"/>
    <w:rsid w:val="00BD6582"/>
    <w:rsid w:val="00BD72FA"/>
    <w:rsid w:val="00BD7C24"/>
    <w:rsid w:val="00BE0978"/>
    <w:rsid w:val="00BE0E52"/>
    <w:rsid w:val="00BE0EA5"/>
    <w:rsid w:val="00BE15DB"/>
    <w:rsid w:val="00BE2127"/>
    <w:rsid w:val="00BE31D1"/>
    <w:rsid w:val="00BE41D9"/>
    <w:rsid w:val="00BE4B2B"/>
    <w:rsid w:val="00BE54B0"/>
    <w:rsid w:val="00BE55DD"/>
    <w:rsid w:val="00BE560B"/>
    <w:rsid w:val="00BE5841"/>
    <w:rsid w:val="00BE5F38"/>
    <w:rsid w:val="00BE7617"/>
    <w:rsid w:val="00BF0A72"/>
    <w:rsid w:val="00BF1816"/>
    <w:rsid w:val="00BF2982"/>
    <w:rsid w:val="00BF4302"/>
    <w:rsid w:val="00BF64DA"/>
    <w:rsid w:val="00BF78A5"/>
    <w:rsid w:val="00BF7ED7"/>
    <w:rsid w:val="00C00D6F"/>
    <w:rsid w:val="00C0105A"/>
    <w:rsid w:val="00C01A1F"/>
    <w:rsid w:val="00C03E95"/>
    <w:rsid w:val="00C045C2"/>
    <w:rsid w:val="00C04791"/>
    <w:rsid w:val="00C053F1"/>
    <w:rsid w:val="00C06545"/>
    <w:rsid w:val="00C07596"/>
    <w:rsid w:val="00C07690"/>
    <w:rsid w:val="00C1091D"/>
    <w:rsid w:val="00C10B4A"/>
    <w:rsid w:val="00C1114C"/>
    <w:rsid w:val="00C1123C"/>
    <w:rsid w:val="00C1143D"/>
    <w:rsid w:val="00C127B1"/>
    <w:rsid w:val="00C12F69"/>
    <w:rsid w:val="00C1579E"/>
    <w:rsid w:val="00C163F0"/>
    <w:rsid w:val="00C16926"/>
    <w:rsid w:val="00C175BA"/>
    <w:rsid w:val="00C20765"/>
    <w:rsid w:val="00C2386D"/>
    <w:rsid w:val="00C2404A"/>
    <w:rsid w:val="00C263DD"/>
    <w:rsid w:val="00C26F64"/>
    <w:rsid w:val="00C31269"/>
    <w:rsid w:val="00C3187E"/>
    <w:rsid w:val="00C31A17"/>
    <w:rsid w:val="00C31ACD"/>
    <w:rsid w:val="00C33F85"/>
    <w:rsid w:val="00C34E7B"/>
    <w:rsid w:val="00C350D9"/>
    <w:rsid w:val="00C35E1F"/>
    <w:rsid w:val="00C36C41"/>
    <w:rsid w:val="00C40E1C"/>
    <w:rsid w:val="00C41EE7"/>
    <w:rsid w:val="00C432A7"/>
    <w:rsid w:val="00C43AEA"/>
    <w:rsid w:val="00C45436"/>
    <w:rsid w:val="00C457B5"/>
    <w:rsid w:val="00C4582A"/>
    <w:rsid w:val="00C4637B"/>
    <w:rsid w:val="00C46E83"/>
    <w:rsid w:val="00C47964"/>
    <w:rsid w:val="00C5063B"/>
    <w:rsid w:val="00C50C19"/>
    <w:rsid w:val="00C51B3E"/>
    <w:rsid w:val="00C52FFE"/>
    <w:rsid w:val="00C537E1"/>
    <w:rsid w:val="00C53B83"/>
    <w:rsid w:val="00C53F09"/>
    <w:rsid w:val="00C540AE"/>
    <w:rsid w:val="00C54544"/>
    <w:rsid w:val="00C54F49"/>
    <w:rsid w:val="00C559D1"/>
    <w:rsid w:val="00C56311"/>
    <w:rsid w:val="00C569A2"/>
    <w:rsid w:val="00C56F69"/>
    <w:rsid w:val="00C57E30"/>
    <w:rsid w:val="00C6028A"/>
    <w:rsid w:val="00C619A9"/>
    <w:rsid w:val="00C62D10"/>
    <w:rsid w:val="00C63C16"/>
    <w:rsid w:val="00C63E50"/>
    <w:rsid w:val="00C640D1"/>
    <w:rsid w:val="00C64F97"/>
    <w:rsid w:val="00C654DC"/>
    <w:rsid w:val="00C65905"/>
    <w:rsid w:val="00C65BFE"/>
    <w:rsid w:val="00C722B9"/>
    <w:rsid w:val="00C73F24"/>
    <w:rsid w:val="00C74BF6"/>
    <w:rsid w:val="00C74DDE"/>
    <w:rsid w:val="00C75293"/>
    <w:rsid w:val="00C768B2"/>
    <w:rsid w:val="00C76EB0"/>
    <w:rsid w:val="00C775D4"/>
    <w:rsid w:val="00C77B1D"/>
    <w:rsid w:val="00C83B66"/>
    <w:rsid w:val="00C84455"/>
    <w:rsid w:val="00C84EFA"/>
    <w:rsid w:val="00C85984"/>
    <w:rsid w:val="00C85C09"/>
    <w:rsid w:val="00C85F47"/>
    <w:rsid w:val="00C86E25"/>
    <w:rsid w:val="00C87032"/>
    <w:rsid w:val="00C907CD"/>
    <w:rsid w:val="00C90800"/>
    <w:rsid w:val="00C92182"/>
    <w:rsid w:val="00C924D6"/>
    <w:rsid w:val="00C93664"/>
    <w:rsid w:val="00C9481C"/>
    <w:rsid w:val="00C94DF4"/>
    <w:rsid w:val="00C94E79"/>
    <w:rsid w:val="00C94F4C"/>
    <w:rsid w:val="00C958FF"/>
    <w:rsid w:val="00C95EC4"/>
    <w:rsid w:val="00C960A9"/>
    <w:rsid w:val="00CA0ADC"/>
    <w:rsid w:val="00CA10D3"/>
    <w:rsid w:val="00CA1301"/>
    <w:rsid w:val="00CA1442"/>
    <w:rsid w:val="00CA21BF"/>
    <w:rsid w:val="00CA2B72"/>
    <w:rsid w:val="00CA3187"/>
    <w:rsid w:val="00CA3936"/>
    <w:rsid w:val="00CA5867"/>
    <w:rsid w:val="00CA5F8F"/>
    <w:rsid w:val="00CA65BE"/>
    <w:rsid w:val="00CA6FC0"/>
    <w:rsid w:val="00CA7EE5"/>
    <w:rsid w:val="00CB01F1"/>
    <w:rsid w:val="00CB25D6"/>
    <w:rsid w:val="00CB33A4"/>
    <w:rsid w:val="00CB4CD3"/>
    <w:rsid w:val="00CB5C17"/>
    <w:rsid w:val="00CB6F73"/>
    <w:rsid w:val="00CB79E4"/>
    <w:rsid w:val="00CC06BC"/>
    <w:rsid w:val="00CC4DC8"/>
    <w:rsid w:val="00CC502F"/>
    <w:rsid w:val="00CC547F"/>
    <w:rsid w:val="00CC61B6"/>
    <w:rsid w:val="00CC6551"/>
    <w:rsid w:val="00CC6C4F"/>
    <w:rsid w:val="00CC78A2"/>
    <w:rsid w:val="00CC7BEB"/>
    <w:rsid w:val="00CC7CBA"/>
    <w:rsid w:val="00CD0042"/>
    <w:rsid w:val="00CD01B7"/>
    <w:rsid w:val="00CD05E9"/>
    <w:rsid w:val="00CD3810"/>
    <w:rsid w:val="00CD3E9B"/>
    <w:rsid w:val="00CD71E2"/>
    <w:rsid w:val="00CD7B81"/>
    <w:rsid w:val="00CD7E91"/>
    <w:rsid w:val="00CE03C8"/>
    <w:rsid w:val="00CE0E64"/>
    <w:rsid w:val="00CE1964"/>
    <w:rsid w:val="00CE2F94"/>
    <w:rsid w:val="00CE3E70"/>
    <w:rsid w:val="00CE40DC"/>
    <w:rsid w:val="00CE5EAA"/>
    <w:rsid w:val="00CE683A"/>
    <w:rsid w:val="00CE6A86"/>
    <w:rsid w:val="00CE6C1C"/>
    <w:rsid w:val="00CE6E4F"/>
    <w:rsid w:val="00CF1576"/>
    <w:rsid w:val="00CF1B54"/>
    <w:rsid w:val="00CF2901"/>
    <w:rsid w:val="00CF36E6"/>
    <w:rsid w:val="00CF4F48"/>
    <w:rsid w:val="00CF5D23"/>
    <w:rsid w:val="00CF6C9B"/>
    <w:rsid w:val="00CF6D7F"/>
    <w:rsid w:val="00CF6F79"/>
    <w:rsid w:val="00CF7151"/>
    <w:rsid w:val="00CF7553"/>
    <w:rsid w:val="00D010FA"/>
    <w:rsid w:val="00D01CC4"/>
    <w:rsid w:val="00D02140"/>
    <w:rsid w:val="00D03715"/>
    <w:rsid w:val="00D03967"/>
    <w:rsid w:val="00D03A83"/>
    <w:rsid w:val="00D04005"/>
    <w:rsid w:val="00D0546D"/>
    <w:rsid w:val="00D054B2"/>
    <w:rsid w:val="00D064FF"/>
    <w:rsid w:val="00D06EF6"/>
    <w:rsid w:val="00D07667"/>
    <w:rsid w:val="00D077F4"/>
    <w:rsid w:val="00D07AC7"/>
    <w:rsid w:val="00D07EF0"/>
    <w:rsid w:val="00D10B1A"/>
    <w:rsid w:val="00D10F3F"/>
    <w:rsid w:val="00D124E5"/>
    <w:rsid w:val="00D127C5"/>
    <w:rsid w:val="00D13455"/>
    <w:rsid w:val="00D13FEA"/>
    <w:rsid w:val="00D17C6A"/>
    <w:rsid w:val="00D23961"/>
    <w:rsid w:val="00D24586"/>
    <w:rsid w:val="00D24781"/>
    <w:rsid w:val="00D25D56"/>
    <w:rsid w:val="00D2606E"/>
    <w:rsid w:val="00D26340"/>
    <w:rsid w:val="00D2727D"/>
    <w:rsid w:val="00D315D8"/>
    <w:rsid w:val="00D317A9"/>
    <w:rsid w:val="00D318A7"/>
    <w:rsid w:val="00D31D31"/>
    <w:rsid w:val="00D336F5"/>
    <w:rsid w:val="00D33DF7"/>
    <w:rsid w:val="00D36004"/>
    <w:rsid w:val="00D37925"/>
    <w:rsid w:val="00D37A4D"/>
    <w:rsid w:val="00D37D96"/>
    <w:rsid w:val="00D408E9"/>
    <w:rsid w:val="00D421BF"/>
    <w:rsid w:val="00D42300"/>
    <w:rsid w:val="00D43DE8"/>
    <w:rsid w:val="00D44826"/>
    <w:rsid w:val="00D449EC"/>
    <w:rsid w:val="00D46B49"/>
    <w:rsid w:val="00D510D9"/>
    <w:rsid w:val="00D52053"/>
    <w:rsid w:val="00D54188"/>
    <w:rsid w:val="00D54911"/>
    <w:rsid w:val="00D557B7"/>
    <w:rsid w:val="00D55DEC"/>
    <w:rsid w:val="00D56738"/>
    <w:rsid w:val="00D570EE"/>
    <w:rsid w:val="00D57360"/>
    <w:rsid w:val="00D607AD"/>
    <w:rsid w:val="00D61458"/>
    <w:rsid w:val="00D61C4A"/>
    <w:rsid w:val="00D624B5"/>
    <w:rsid w:val="00D63CA2"/>
    <w:rsid w:val="00D643F9"/>
    <w:rsid w:val="00D64C3B"/>
    <w:rsid w:val="00D65524"/>
    <w:rsid w:val="00D67BC4"/>
    <w:rsid w:val="00D67CBE"/>
    <w:rsid w:val="00D7311E"/>
    <w:rsid w:val="00D743C4"/>
    <w:rsid w:val="00D749C3"/>
    <w:rsid w:val="00D757C1"/>
    <w:rsid w:val="00D77B96"/>
    <w:rsid w:val="00D8041D"/>
    <w:rsid w:val="00D811F2"/>
    <w:rsid w:val="00D82E75"/>
    <w:rsid w:val="00D8470B"/>
    <w:rsid w:val="00D86B50"/>
    <w:rsid w:val="00D86CF4"/>
    <w:rsid w:val="00D86DFB"/>
    <w:rsid w:val="00D87EEE"/>
    <w:rsid w:val="00D92414"/>
    <w:rsid w:val="00D92734"/>
    <w:rsid w:val="00D92AC0"/>
    <w:rsid w:val="00D948DF"/>
    <w:rsid w:val="00D94E79"/>
    <w:rsid w:val="00D951C9"/>
    <w:rsid w:val="00D9549D"/>
    <w:rsid w:val="00D95E33"/>
    <w:rsid w:val="00D96F1A"/>
    <w:rsid w:val="00D96FD4"/>
    <w:rsid w:val="00D970C9"/>
    <w:rsid w:val="00D97788"/>
    <w:rsid w:val="00DA0254"/>
    <w:rsid w:val="00DA06F6"/>
    <w:rsid w:val="00DA0EA1"/>
    <w:rsid w:val="00DA30BB"/>
    <w:rsid w:val="00DA3643"/>
    <w:rsid w:val="00DA39CA"/>
    <w:rsid w:val="00DA4B39"/>
    <w:rsid w:val="00DA7730"/>
    <w:rsid w:val="00DA7CA6"/>
    <w:rsid w:val="00DB066E"/>
    <w:rsid w:val="00DB127A"/>
    <w:rsid w:val="00DB1369"/>
    <w:rsid w:val="00DB270D"/>
    <w:rsid w:val="00DB294E"/>
    <w:rsid w:val="00DB29BF"/>
    <w:rsid w:val="00DB2EEC"/>
    <w:rsid w:val="00DB3E97"/>
    <w:rsid w:val="00DB59F7"/>
    <w:rsid w:val="00DB7166"/>
    <w:rsid w:val="00DB7380"/>
    <w:rsid w:val="00DC0587"/>
    <w:rsid w:val="00DC23CD"/>
    <w:rsid w:val="00DC4C7E"/>
    <w:rsid w:val="00DC52AD"/>
    <w:rsid w:val="00DC5EEA"/>
    <w:rsid w:val="00DC6113"/>
    <w:rsid w:val="00DC674B"/>
    <w:rsid w:val="00DD1151"/>
    <w:rsid w:val="00DD3B43"/>
    <w:rsid w:val="00DD4E54"/>
    <w:rsid w:val="00DD4F4B"/>
    <w:rsid w:val="00DD635C"/>
    <w:rsid w:val="00DD6439"/>
    <w:rsid w:val="00DD6F38"/>
    <w:rsid w:val="00DE0309"/>
    <w:rsid w:val="00DE03DB"/>
    <w:rsid w:val="00DE0414"/>
    <w:rsid w:val="00DE3F89"/>
    <w:rsid w:val="00DE5A81"/>
    <w:rsid w:val="00DE6CD0"/>
    <w:rsid w:val="00DE7D9A"/>
    <w:rsid w:val="00DF0EBF"/>
    <w:rsid w:val="00DF12AF"/>
    <w:rsid w:val="00DF2F4B"/>
    <w:rsid w:val="00DF3ECB"/>
    <w:rsid w:val="00DF4106"/>
    <w:rsid w:val="00DF57EE"/>
    <w:rsid w:val="00DF6C5F"/>
    <w:rsid w:val="00DF72A1"/>
    <w:rsid w:val="00DF7370"/>
    <w:rsid w:val="00DF7953"/>
    <w:rsid w:val="00E009B3"/>
    <w:rsid w:val="00E009DB"/>
    <w:rsid w:val="00E0117E"/>
    <w:rsid w:val="00E01218"/>
    <w:rsid w:val="00E013CA"/>
    <w:rsid w:val="00E02739"/>
    <w:rsid w:val="00E039D8"/>
    <w:rsid w:val="00E043CC"/>
    <w:rsid w:val="00E04D09"/>
    <w:rsid w:val="00E0650A"/>
    <w:rsid w:val="00E075E3"/>
    <w:rsid w:val="00E0767F"/>
    <w:rsid w:val="00E079DC"/>
    <w:rsid w:val="00E10DCD"/>
    <w:rsid w:val="00E11ED0"/>
    <w:rsid w:val="00E1224B"/>
    <w:rsid w:val="00E12E33"/>
    <w:rsid w:val="00E14747"/>
    <w:rsid w:val="00E14F8B"/>
    <w:rsid w:val="00E16191"/>
    <w:rsid w:val="00E20A8F"/>
    <w:rsid w:val="00E20EDD"/>
    <w:rsid w:val="00E21E6A"/>
    <w:rsid w:val="00E24CB6"/>
    <w:rsid w:val="00E2704F"/>
    <w:rsid w:val="00E2778C"/>
    <w:rsid w:val="00E313E9"/>
    <w:rsid w:val="00E31B30"/>
    <w:rsid w:val="00E3234C"/>
    <w:rsid w:val="00E32917"/>
    <w:rsid w:val="00E3594A"/>
    <w:rsid w:val="00E35FFF"/>
    <w:rsid w:val="00E365F3"/>
    <w:rsid w:val="00E36A31"/>
    <w:rsid w:val="00E37A84"/>
    <w:rsid w:val="00E41C5F"/>
    <w:rsid w:val="00E421E2"/>
    <w:rsid w:val="00E4229D"/>
    <w:rsid w:val="00E42878"/>
    <w:rsid w:val="00E43D44"/>
    <w:rsid w:val="00E44455"/>
    <w:rsid w:val="00E46F1A"/>
    <w:rsid w:val="00E50AC0"/>
    <w:rsid w:val="00E52610"/>
    <w:rsid w:val="00E5274F"/>
    <w:rsid w:val="00E52949"/>
    <w:rsid w:val="00E5301C"/>
    <w:rsid w:val="00E53F23"/>
    <w:rsid w:val="00E5514F"/>
    <w:rsid w:val="00E552BE"/>
    <w:rsid w:val="00E553C7"/>
    <w:rsid w:val="00E56D1F"/>
    <w:rsid w:val="00E572FA"/>
    <w:rsid w:val="00E5C25E"/>
    <w:rsid w:val="00E60CE9"/>
    <w:rsid w:val="00E61158"/>
    <w:rsid w:val="00E61ABE"/>
    <w:rsid w:val="00E6248D"/>
    <w:rsid w:val="00E63540"/>
    <w:rsid w:val="00E644B3"/>
    <w:rsid w:val="00E64E3F"/>
    <w:rsid w:val="00E656FC"/>
    <w:rsid w:val="00E65C56"/>
    <w:rsid w:val="00E66AB1"/>
    <w:rsid w:val="00E67A61"/>
    <w:rsid w:val="00E70893"/>
    <w:rsid w:val="00E70B43"/>
    <w:rsid w:val="00E70C8F"/>
    <w:rsid w:val="00E70FAE"/>
    <w:rsid w:val="00E716B4"/>
    <w:rsid w:val="00E7450B"/>
    <w:rsid w:val="00E74C19"/>
    <w:rsid w:val="00E80EDA"/>
    <w:rsid w:val="00E80F59"/>
    <w:rsid w:val="00E81249"/>
    <w:rsid w:val="00E81DE4"/>
    <w:rsid w:val="00E836FE"/>
    <w:rsid w:val="00E839EF"/>
    <w:rsid w:val="00E85731"/>
    <w:rsid w:val="00E85A2D"/>
    <w:rsid w:val="00E86771"/>
    <w:rsid w:val="00E86972"/>
    <w:rsid w:val="00E90BC2"/>
    <w:rsid w:val="00E93D8B"/>
    <w:rsid w:val="00E94FF7"/>
    <w:rsid w:val="00E95D76"/>
    <w:rsid w:val="00E95DE7"/>
    <w:rsid w:val="00E96134"/>
    <w:rsid w:val="00E96496"/>
    <w:rsid w:val="00E96509"/>
    <w:rsid w:val="00E968B6"/>
    <w:rsid w:val="00E9774E"/>
    <w:rsid w:val="00EA238C"/>
    <w:rsid w:val="00EA2691"/>
    <w:rsid w:val="00EA50ED"/>
    <w:rsid w:val="00EA51C5"/>
    <w:rsid w:val="00EA62D0"/>
    <w:rsid w:val="00EA6571"/>
    <w:rsid w:val="00EA6AA4"/>
    <w:rsid w:val="00EA7418"/>
    <w:rsid w:val="00EA74D3"/>
    <w:rsid w:val="00EB043D"/>
    <w:rsid w:val="00EB0A80"/>
    <w:rsid w:val="00EB0CA1"/>
    <w:rsid w:val="00EB0D33"/>
    <w:rsid w:val="00EB0D48"/>
    <w:rsid w:val="00EB1071"/>
    <w:rsid w:val="00EB2144"/>
    <w:rsid w:val="00EB3843"/>
    <w:rsid w:val="00EB66A1"/>
    <w:rsid w:val="00EC05E9"/>
    <w:rsid w:val="00EC0781"/>
    <w:rsid w:val="00EC0CD2"/>
    <w:rsid w:val="00EC1755"/>
    <w:rsid w:val="00EC1C6B"/>
    <w:rsid w:val="00EC2B8E"/>
    <w:rsid w:val="00EC2E79"/>
    <w:rsid w:val="00EC40EC"/>
    <w:rsid w:val="00EC421A"/>
    <w:rsid w:val="00EC4D64"/>
    <w:rsid w:val="00EC61EC"/>
    <w:rsid w:val="00EC7371"/>
    <w:rsid w:val="00ED0A83"/>
    <w:rsid w:val="00ED1822"/>
    <w:rsid w:val="00ED1C38"/>
    <w:rsid w:val="00ED2211"/>
    <w:rsid w:val="00ED22AB"/>
    <w:rsid w:val="00ED27F1"/>
    <w:rsid w:val="00ED3F35"/>
    <w:rsid w:val="00ED47D7"/>
    <w:rsid w:val="00ED5652"/>
    <w:rsid w:val="00ED723F"/>
    <w:rsid w:val="00EE0498"/>
    <w:rsid w:val="00EE08FA"/>
    <w:rsid w:val="00EE0F33"/>
    <w:rsid w:val="00EE2D27"/>
    <w:rsid w:val="00EE38F2"/>
    <w:rsid w:val="00EE3E14"/>
    <w:rsid w:val="00EE4F5F"/>
    <w:rsid w:val="00EE54BE"/>
    <w:rsid w:val="00EE54BF"/>
    <w:rsid w:val="00EE70CD"/>
    <w:rsid w:val="00EE73E1"/>
    <w:rsid w:val="00EF00D4"/>
    <w:rsid w:val="00EF0AB9"/>
    <w:rsid w:val="00EF1486"/>
    <w:rsid w:val="00EF3690"/>
    <w:rsid w:val="00EF4A16"/>
    <w:rsid w:val="00EF5CF4"/>
    <w:rsid w:val="00EF7AC5"/>
    <w:rsid w:val="00F005B2"/>
    <w:rsid w:val="00F00F5F"/>
    <w:rsid w:val="00F02093"/>
    <w:rsid w:val="00F0225D"/>
    <w:rsid w:val="00F0226C"/>
    <w:rsid w:val="00F02289"/>
    <w:rsid w:val="00F02856"/>
    <w:rsid w:val="00F055B4"/>
    <w:rsid w:val="00F10009"/>
    <w:rsid w:val="00F11405"/>
    <w:rsid w:val="00F11543"/>
    <w:rsid w:val="00F1189E"/>
    <w:rsid w:val="00F12F88"/>
    <w:rsid w:val="00F13597"/>
    <w:rsid w:val="00F1523A"/>
    <w:rsid w:val="00F1537D"/>
    <w:rsid w:val="00F15486"/>
    <w:rsid w:val="00F15588"/>
    <w:rsid w:val="00F156E0"/>
    <w:rsid w:val="00F17226"/>
    <w:rsid w:val="00F17235"/>
    <w:rsid w:val="00F17FBE"/>
    <w:rsid w:val="00F200B4"/>
    <w:rsid w:val="00F20AD9"/>
    <w:rsid w:val="00F20FC0"/>
    <w:rsid w:val="00F211B5"/>
    <w:rsid w:val="00F21C75"/>
    <w:rsid w:val="00F21EF7"/>
    <w:rsid w:val="00F222FE"/>
    <w:rsid w:val="00F22EEB"/>
    <w:rsid w:val="00F23755"/>
    <w:rsid w:val="00F239BF"/>
    <w:rsid w:val="00F23E8D"/>
    <w:rsid w:val="00F244DF"/>
    <w:rsid w:val="00F24C0D"/>
    <w:rsid w:val="00F25460"/>
    <w:rsid w:val="00F26953"/>
    <w:rsid w:val="00F2758F"/>
    <w:rsid w:val="00F27F1D"/>
    <w:rsid w:val="00F3120F"/>
    <w:rsid w:val="00F33A71"/>
    <w:rsid w:val="00F348F3"/>
    <w:rsid w:val="00F37539"/>
    <w:rsid w:val="00F37CF2"/>
    <w:rsid w:val="00F40563"/>
    <w:rsid w:val="00F407D2"/>
    <w:rsid w:val="00F41306"/>
    <w:rsid w:val="00F4249D"/>
    <w:rsid w:val="00F427D4"/>
    <w:rsid w:val="00F444D5"/>
    <w:rsid w:val="00F44E95"/>
    <w:rsid w:val="00F45B99"/>
    <w:rsid w:val="00F45F24"/>
    <w:rsid w:val="00F4770E"/>
    <w:rsid w:val="00F50410"/>
    <w:rsid w:val="00F510A8"/>
    <w:rsid w:val="00F5230A"/>
    <w:rsid w:val="00F53B7B"/>
    <w:rsid w:val="00F56C56"/>
    <w:rsid w:val="00F5740C"/>
    <w:rsid w:val="00F57ABD"/>
    <w:rsid w:val="00F60C18"/>
    <w:rsid w:val="00F6205F"/>
    <w:rsid w:val="00F6208A"/>
    <w:rsid w:val="00F62A0B"/>
    <w:rsid w:val="00F63150"/>
    <w:rsid w:val="00F6384C"/>
    <w:rsid w:val="00F653DF"/>
    <w:rsid w:val="00F6578A"/>
    <w:rsid w:val="00F662B6"/>
    <w:rsid w:val="00F66AD9"/>
    <w:rsid w:val="00F6703D"/>
    <w:rsid w:val="00F67996"/>
    <w:rsid w:val="00F67A2F"/>
    <w:rsid w:val="00F70064"/>
    <w:rsid w:val="00F7096C"/>
    <w:rsid w:val="00F712C4"/>
    <w:rsid w:val="00F71EBD"/>
    <w:rsid w:val="00F722D1"/>
    <w:rsid w:val="00F72DF9"/>
    <w:rsid w:val="00F73013"/>
    <w:rsid w:val="00F73314"/>
    <w:rsid w:val="00F76037"/>
    <w:rsid w:val="00F764E9"/>
    <w:rsid w:val="00F772B0"/>
    <w:rsid w:val="00F77792"/>
    <w:rsid w:val="00F80DC6"/>
    <w:rsid w:val="00F819B5"/>
    <w:rsid w:val="00F81B01"/>
    <w:rsid w:val="00F83C9D"/>
    <w:rsid w:val="00F84147"/>
    <w:rsid w:val="00F85391"/>
    <w:rsid w:val="00F855A4"/>
    <w:rsid w:val="00F85A69"/>
    <w:rsid w:val="00F86485"/>
    <w:rsid w:val="00F90D6C"/>
    <w:rsid w:val="00F924E6"/>
    <w:rsid w:val="00F93888"/>
    <w:rsid w:val="00F93A47"/>
    <w:rsid w:val="00F95420"/>
    <w:rsid w:val="00F95AE3"/>
    <w:rsid w:val="00FA092B"/>
    <w:rsid w:val="00FA25EC"/>
    <w:rsid w:val="00FA2E5B"/>
    <w:rsid w:val="00FA3100"/>
    <w:rsid w:val="00FA4483"/>
    <w:rsid w:val="00FA4A0C"/>
    <w:rsid w:val="00FA5A44"/>
    <w:rsid w:val="00FA5E14"/>
    <w:rsid w:val="00FA5FFD"/>
    <w:rsid w:val="00FA6433"/>
    <w:rsid w:val="00FB04AF"/>
    <w:rsid w:val="00FB4F68"/>
    <w:rsid w:val="00FB57BD"/>
    <w:rsid w:val="00FB60BF"/>
    <w:rsid w:val="00FB62FB"/>
    <w:rsid w:val="00FB6322"/>
    <w:rsid w:val="00FB63E1"/>
    <w:rsid w:val="00FB6AB2"/>
    <w:rsid w:val="00FB6D85"/>
    <w:rsid w:val="00FB78FE"/>
    <w:rsid w:val="00FC0124"/>
    <w:rsid w:val="00FC0147"/>
    <w:rsid w:val="00FC0832"/>
    <w:rsid w:val="00FC0F6C"/>
    <w:rsid w:val="00FC1272"/>
    <w:rsid w:val="00FC4A65"/>
    <w:rsid w:val="00FC522E"/>
    <w:rsid w:val="00FC6E78"/>
    <w:rsid w:val="00FC6F96"/>
    <w:rsid w:val="00FC7010"/>
    <w:rsid w:val="00FC7D5B"/>
    <w:rsid w:val="00FD17FE"/>
    <w:rsid w:val="00FD19BA"/>
    <w:rsid w:val="00FD1AA7"/>
    <w:rsid w:val="00FD1C58"/>
    <w:rsid w:val="00FD1F17"/>
    <w:rsid w:val="00FD294E"/>
    <w:rsid w:val="00FD2EFD"/>
    <w:rsid w:val="00FD479A"/>
    <w:rsid w:val="00FD5597"/>
    <w:rsid w:val="00FD6432"/>
    <w:rsid w:val="00FD661A"/>
    <w:rsid w:val="00FD697A"/>
    <w:rsid w:val="00FD7FA8"/>
    <w:rsid w:val="00FE041E"/>
    <w:rsid w:val="00FE213A"/>
    <w:rsid w:val="00FE2735"/>
    <w:rsid w:val="00FE2A99"/>
    <w:rsid w:val="00FE312C"/>
    <w:rsid w:val="00FE3658"/>
    <w:rsid w:val="00FE3FEB"/>
    <w:rsid w:val="00FE4797"/>
    <w:rsid w:val="00FE5619"/>
    <w:rsid w:val="00FE5AAF"/>
    <w:rsid w:val="00FF00FD"/>
    <w:rsid w:val="00FF11DD"/>
    <w:rsid w:val="00FF2664"/>
    <w:rsid w:val="00FF33C0"/>
    <w:rsid w:val="00FF3B17"/>
    <w:rsid w:val="00FF3F9B"/>
    <w:rsid w:val="00FF4CBC"/>
    <w:rsid w:val="00FF560C"/>
    <w:rsid w:val="00FF6136"/>
    <w:rsid w:val="00FF61E3"/>
    <w:rsid w:val="00FF764E"/>
    <w:rsid w:val="00FF7DB1"/>
    <w:rsid w:val="02ADD8EB"/>
    <w:rsid w:val="03567678"/>
    <w:rsid w:val="037D1C58"/>
    <w:rsid w:val="038B06E0"/>
    <w:rsid w:val="04BDCD51"/>
    <w:rsid w:val="05BEF621"/>
    <w:rsid w:val="05C98D62"/>
    <w:rsid w:val="06378C82"/>
    <w:rsid w:val="06C2A7A2"/>
    <w:rsid w:val="06D0203F"/>
    <w:rsid w:val="08217483"/>
    <w:rsid w:val="0866FDBA"/>
    <w:rsid w:val="08EB0F0B"/>
    <w:rsid w:val="09D9A305"/>
    <w:rsid w:val="0CD68E19"/>
    <w:rsid w:val="0D458DF4"/>
    <w:rsid w:val="0E03D8C5"/>
    <w:rsid w:val="0E49FB01"/>
    <w:rsid w:val="0FC5466B"/>
    <w:rsid w:val="0FC6E807"/>
    <w:rsid w:val="121E267A"/>
    <w:rsid w:val="12442B99"/>
    <w:rsid w:val="13A72FC1"/>
    <w:rsid w:val="14F0F092"/>
    <w:rsid w:val="154A551F"/>
    <w:rsid w:val="161576D8"/>
    <w:rsid w:val="1B06C654"/>
    <w:rsid w:val="1B12AF48"/>
    <w:rsid w:val="1B166DF3"/>
    <w:rsid w:val="20B6DE59"/>
    <w:rsid w:val="211D56BD"/>
    <w:rsid w:val="22286F12"/>
    <w:rsid w:val="2283F262"/>
    <w:rsid w:val="22DFBC03"/>
    <w:rsid w:val="23146B0A"/>
    <w:rsid w:val="232E4763"/>
    <w:rsid w:val="23DB31FA"/>
    <w:rsid w:val="277BCB77"/>
    <w:rsid w:val="28258CC1"/>
    <w:rsid w:val="28769116"/>
    <w:rsid w:val="29465267"/>
    <w:rsid w:val="296A8141"/>
    <w:rsid w:val="29AEE7E0"/>
    <w:rsid w:val="2BF4ED81"/>
    <w:rsid w:val="2C0D1249"/>
    <w:rsid w:val="2EEF9392"/>
    <w:rsid w:val="2F046330"/>
    <w:rsid w:val="2FB3610A"/>
    <w:rsid w:val="2FF32062"/>
    <w:rsid w:val="30AD177E"/>
    <w:rsid w:val="30F9E05E"/>
    <w:rsid w:val="314E25A9"/>
    <w:rsid w:val="317D781A"/>
    <w:rsid w:val="31951862"/>
    <w:rsid w:val="32505183"/>
    <w:rsid w:val="32784C43"/>
    <w:rsid w:val="33164B6E"/>
    <w:rsid w:val="36526297"/>
    <w:rsid w:val="36688985"/>
    <w:rsid w:val="37D0767B"/>
    <w:rsid w:val="3826F11E"/>
    <w:rsid w:val="38B6E7E7"/>
    <w:rsid w:val="3A1B919C"/>
    <w:rsid w:val="3B467868"/>
    <w:rsid w:val="3BE05E38"/>
    <w:rsid w:val="3C186A5E"/>
    <w:rsid w:val="3C99615E"/>
    <w:rsid w:val="3CDA3D91"/>
    <w:rsid w:val="3D728D5C"/>
    <w:rsid w:val="3DA635B7"/>
    <w:rsid w:val="3DB2DABD"/>
    <w:rsid w:val="3DC6F3FA"/>
    <w:rsid w:val="3E050913"/>
    <w:rsid w:val="3E5A730D"/>
    <w:rsid w:val="3EA1E078"/>
    <w:rsid w:val="3EF029FF"/>
    <w:rsid w:val="44CB4828"/>
    <w:rsid w:val="478F9869"/>
    <w:rsid w:val="478FF43C"/>
    <w:rsid w:val="4790DFFC"/>
    <w:rsid w:val="479AAB8C"/>
    <w:rsid w:val="499C03D6"/>
    <w:rsid w:val="49DB5116"/>
    <w:rsid w:val="4A58E2B7"/>
    <w:rsid w:val="4A5C7547"/>
    <w:rsid w:val="4C2B5D1A"/>
    <w:rsid w:val="4C387B17"/>
    <w:rsid w:val="4C38FFD1"/>
    <w:rsid w:val="4C46F084"/>
    <w:rsid w:val="4C5F35FF"/>
    <w:rsid w:val="4CDE2108"/>
    <w:rsid w:val="4D05037E"/>
    <w:rsid w:val="4F9DEC44"/>
    <w:rsid w:val="50B320F2"/>
    <w:rsid w:val="50CBDB6F"/>
    <w:rsid w:val="51695D66"/>
    <w:rsid w:val="51AE0627"/>
    <w:rsid w:val="522954C6"/>
    <w:rsid w:val="52565809"/>
    <w:rsid w:val="52DB3EB7"/>
    <w:rsid w:val="573F5345"/>
    <w:rsid w:val="57B9845F"/>
    <w:rsid w:val="5A64BC16"/>
    <w:rsid w:val="5BEE1075"/>
    <w:rsid w:val="5C1732D4"/>
    <w:rsid w:val="5CE57178"/>
    <w:rsid w:val="5DAE94C9"/>
    <w:rsid w:val="601D123A"/>
    <w:rsid w:val="60913776"/>
    <w:rsid w:val="61D429C1"/>
    <w:rsid w:val="623439BE"/>
    <w:rsid w:val="62B975E3"/>
    <w:rsid w:val="62BD0B84"/>
    <w:rsid w:val="67F9C6A3"/>
    <w:rsid w:val="6861BDA6"/>
    <w:rsid w:val="689F6E3A"/>
    <w:rsid w:val="68BD48DE"/>
    <w:rsid w:val="698E1989"/>
    <w:rsid w:val="69B530EF"/>
    <w:rsid w:val="6A3B3E9B"/>
    <w:rsid w:val="6B12D272"/>
    <w:rsid w:val="6B4940A2"/>
    <w:rsid w:val="6B52E0F4"/>
    <w:rsid w:val="6D352EC9"/>
    <w:rsid w:val="6D3D5DD8"/>
    <w:rsid w:val="6D5D1CA3"/>
    <w:rsid w:val="6DDC0A6B"/>
    <w:rsid w:val="7020AC90"/>
    <w:rsid w:val="71050FFA"/>
    <w:rsid w:val="715A64E5"/>
    <w:rsid w:val="71BBE52F"/>
    <w:rsid w:val="72C8D07F"/>
    <w:rsid w:val="744491A7"/>
    <w:rsid w:val="74C75556"/>
    <w:rsid w:val="75E54492"/>
    <w:rsid w:val="76884940"/>
    <w:rsid w:val="76E26AFE"/>
    <w:rsid w:val="79E205D0"/>
    <w:rsid w:val="7A0116E7"/>
    <w:rsid w:val="7B452558"/>
    <w:rsid w:val="7B7DD631"/>
    <w:rsid w:val="7F6E956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ACA79F"/>
  <w15:docId w15:val="{9FBB5CFE-C410-44F0-95B9-A0978648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Heading1">
    <w:name w:val="heading 1"/>
    <w:basedOn w:val="Normal"/>
    <w:next w:val="Normal"/>
    <w:link w:val="Heading1Char"/>
    <w:uiPriority w:val="9"/>
    <w:qFormat/>
    <w:rsid w:val="00B333BB"/>
    <w:pPr>
      <w:keepNext/>
      <w:keepLines/>
      <w:spacing w:after="0" w:line="36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333BB"/>
    <w:pPr>
      <w:spacing w:after="0" w:line="360" w:lineRule="auto"/>
      <w:outlineLvl w:val="2"/>
    </w:pPr>
    <w:rPr>
      <w:i/>
    </w:rPr>
  </w:style>
  <w:style w:type="paragraph" w:styleId="Heading4">
    <w:name w:val="heading 4"/>
    <w:basedOn w:val="Normal"/>
    <w:next w:val="Normal"/>
    <w:link w:val="Heading4Char"/>
    <w:uiPriority w:val="9"/>
    <w:unhideWhenUsed/>
    <w:qFormat/>
    <w:rsid w:val="00B333BB"/>
    <w:pPr>
      <w:keepNext/>
      <w:keepLines/>
      <w:spacing w:after="0" w:line="360" w:lineRule="auto"/>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33BB"/>
    <w:rPr>
      <w:i/>
    </w:rPr>
  </w:style>
  <w:style w:type="character" w:customStyle="1" w:styleId="Heading4Char">
    <w:name w:val="Heading 4 Char"/>
    <w:basedOn w:val="DefaultParagraphFont"/>
    <w:link w:val="Heading4"/>
    <w:uiPriority w:val="9"/>
    <w:rsid w:val="00B333BB"/>
    <w:rPr>
      <w:rFonts w:eastAsiaTheme="majorEastAsia" w:cstheme="majorBidi"/>
      <w:bCs/>
      <w:iCs/>
    </w:rPr>
  </w:style>
  <w:style w:type="paragraph" w:styleId="Header">
    <w:name w:val="header"/>
    <w:basedOn w:val="Normal"/>
    <w:link w:val="HeaderChar"/>
    <w:uiPriority w:val="99"/>
    <w:unhideWhenUsed/>
    <w:rsid w:val="00CE6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E4F"/>
  </w:style>
  <w:style w:type="paragraph" w:styleId="Footer">
    <w:name w:val="footer"/>
    <w:basedOn w:val="Normal"/>
    <w:link w:val="FooterChar"/>
    <w:uiPriority w:val="99"/>
    <w:unhideWhenUsed/>
    <w:rsid w:val="00CE6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E4F"/>
  </w:style>
  <w:style w:type="character" w:customStyle="1" w:styleId="Heading1Char">
    <w:name w:val="Heading 1 Char"/>
    <w:basedOn w:val="DefaultParagraphFont"/>
    <w:link w:val="Heading1"/>
    <w:uiPriority w:val="9"/>
    <w:rsid w:val="00B333BB"/>
    <w:rPr>
      <w:rFonts w:eastAsiaTheme="majorEastAsia" w:cstheme="majorBidi"/>
      <w:b/>
      <w:bCs/>
      <w:sz w:val="32"/>
      <w:szCs w:val="28"/>
    </w:rPr>
  </w:style>
  <w:style w:type="paragraph" w:styleId="TOCHeading">
    <w:name w:val="TOC Heading"/>
    <w:basedOn w:val="Heading1"/>
    <w:next w:val="Normal"/>
    <w:uiPriority w:val="39"/>
    <w:semiHidden/>
    <w:unhideWhenUsed/>
    <w:qFormat/>
    <w:rsid w:val="00CE6E4F"/>
    <w:pPr>
      <w:outlineLvl w:val="9"/>
    </w:pPr>
    <w:rPr>
      <w:lang w:eastAsia="ja-JP"/>
    </w:rPr>
  </w:style>
  <w:style w:type="paragraph" w:styleId="BalloonText">
    <w:name w:val="Balloon Text"/>
    <w:basedOn w:val="Normal"/>
    <w:link w:val="BalloonTextChar"/>
    <w:uiPriority w:val="99"/>
    <w:semiHidden/>
    <w:unhideWhenUsed/>
    <w:rsid w:val="00ED47D7"/>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ED47D7"/>
    <w:rPr>
      <w:rFonts w:ascii="Tahoma" w:hAnsi="Tahoma" w:cs="Tahoma"/>
      <w:szCs w:val="16"/>
    </w:rPr>
  </w:style>
  <w:style w:type="character" w:customStyle="1" w:styleId="Heading2Char">
    <w:name w:val="Heading 2 Char"/>
    <w:basedOn w:val="DefaultParagraphFont"/>
    <w:link w:val="Heading2"/>
    <w:uiPriority w:val="9"/>
    <w:rsid w:val="00B333BB"/>
    <w:rPr>
      <w:rFonts w:eastAsiaTheme="majorEastAsia" w:cstheme="majorBidi"/>
      <w:b/>
      <w:bCs/>
      <w:sz w:val="28"/>
      <w:szCs w:val="26"/>
    </w:rPr>
  </w:style>
  <w:style w:type="paragraph" w:styleId="TOC1">
    <w:name w:val="toc 1"/>
    <w:basedOn w:val="Normal"/>
    <w:next w:val="Normal"/>
    <w:autoRedefine/>
    <w:uiPriority w:val="39"/>
    <w:unhideWhenUsed/>
    <w:rsid w:val="00A51AF1"/>
    <w:pPr>
      <w:spacing w:after="100"/>
    </w:pPr>
  </w:style>
  <w:style w:type="character" w:styleId="Hyperlink">
    <w:name w:val="Hyperlink"/>
    <w:basedOn w:val="DefaultParagraphFont"/>
    <w:uiPriority w:val="99"/>
    <w:unhideWhenUsed/>
    <w:rsid w:val="00A51AF1"/>
    <w:rPr>
      <w:color w:val="0000FF" w:themeColor="hyperlink"/>
      <w:u w:val="single"/>
    </w:rPr>
  </w:style>
  <w:style w:type="paragraph" w:styleId="Title">
    <w:name w:val="Title"/>
    <w:basedOn w:val="Normal"/>
    <w:next w:val="Normal"/>
    <w:link w:val="TitleChar"/>
    <w:uiPriority w:val="10"/>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9C650B"/>
    <w:rPr>
      <w:rFonts w:ascii="Times New Roman" w:eastAsiaTheme="majorEastAsia" w:hAnsi="Times New Roman" w:cstheme="majorBidi"/>
      <w:b/>
      <w:spacing w:val="5"/>
      <w:kern w:val="28"/>
      <w:sz w:val="48"/>
      <w:szCs w:val="52"/>
    </w:rPr>
  </w:style>
  <w:style w:type="paragraph" w:styleId="Subtitle">
    <w:name w:val="Subtitle"/>
    <w:basedOn w:val="Normal"/>
    <w:next w:val="Normal"/>
    <w:link w:val="SubtitleChar"/>
    <w:uiPriority w:val="11"/>
    <w:qFormat/>
    <w:rsid w:val="009C650B"/>
    <w:pPr>
      <w:numPr>
        <w:ilvl w:val="1"/>
      </w:numPr>
    </w:pPr>
    <w:rPr>
      <w:rFonts w:eastAsiaTheme="majorEastAsia" w:cstheme="majorBidi"/>
      <w:i/>
      <w:iCs/>
      <w:spacing w:val="15"/>
      <w:sz w:val="32"/>
    </w:rPr>
  </w:style>
  <w:style w:type="character" w:customStyle="1" w:styleId="SubtitleChar">
    <w:name w:val="Subtitle Char"/>
    <w:basedOn w:val="DefaultParagraphFont"/>
    <w:link w:val="Subtitle"/>
    <w:uiPriority w:val="11"/>
    <w:rsid w:val="009C650B"/>
    <w:rPr>
      <w:rFonts w:ascii="Times New Roman" w:eastAsiaTheme="majorEastAsia" w:hAnsi="Times New Roman" w:cstheme="majorBidi"/>
      <w:i/>
      <w:iCs/>
      <w:spacing w:val="15"/>
      <w:sz w:val="32"/>
      <w:szCs w:val="24"/>
    </w:rPr>
  </w:style>
  <w:style w:type="character" w:styleId="SubtleEmphasis">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CommentReference">
    <w:name w:val="annotation reference"/>
    <w:basedOn w:val="DefaultParagraphFont"/>
    <w:uiPriority w:val="99"/>
    <w:semiHidden/>
    <w:unhideWhenUsed/>
    <w:rsid w:val="00ED47D7"/>
    <w:rPr>
      <w:sz w:val="16"/>
      <w:szCs w:val="16"/>
    </w:rPr>
  </w:style>
  <w:style w:type="paragraph" w:styleId="CommentText">
    <w:name w:val="annotation text"/>
    <w:basedOn w:val="Normal"/>
    <w:link w:val="CommentTextChar"/>
    <w:uiPriority w:val="99"/>
    <w:unhideWhenUsed/>
    <w:rsid w:val="00ED47D7"/>
    <w:pPr>
      <w:spacing w:line="240" w:lineRule="auto"/>
    </w:pPr>
    <w:rPr>
      <w:sz w:val="20"/>
      <w:szCs w:val="20"/>
    </w:rPr>
  </w:style>
  <w:style w:type="character" w:customStyle="1" w:styleId="CommentTextChar">
    <w:name w:val="Comment Text Char"/>
    <w:basedOn w:val="DefaultParagraphFont"/>
    <w:link w:val="CommentText"/>
    <w:uiPriority w:val="99"/>
    <w:rsid w:val="00ED47D7"/>
    <w:rPr>
      <w:sz w:val="20"/>
      <w:szCs w:val="20"/>
    </w:rPr>
  </w:style>
  <w:style w:type="paragraph" w:styleId="CommentSubject">
    <w:name w:val="annotation subject"/>
    <w:basedOn w:val="CommentText"/>
    <w:next w:val="CommentText"/>
    <w:link w:val="CommentSubjectChar"/>
    <w:uiPriority w:val="99"/>
    <w:semiHidden/>
    <w:unhideWhenUsed/>
    <w:rsid w:val="00ED47D7"/>
    <w:rPr>
      <w:b/>
      <w:bCs/>
    </w:rPr>
  </w:style>
  <w:style w:type="character" w:customStyle="1" w:styleId="CommentSubjectChar">
    <w:name w:val="Comment Subject Char"/>
    <w:basedOn w:val="CommentTextChar"/>
    <w:link w:val="CommentSubject"/>
    <w:uiPriority w:val="99"/>
    <w:semiHidden/>
    <w:rsid w:val="00ED47D7"/>
    <w:rPr>
      <w:b/>
      <w:bCs/>
      <w:sz w:val="20"/>
      <w:szCs w:val="20"/>
    </w:rPr>
  </w:style>
  <w:style w:type="paragraph" w:customStyle="1" w:styleId="Brdtext1">
    <w:name w:val="Brödtext1"/>
    <w:basedOn w:val="Normal"/>
    <w:link w:val="Brdtext1Char"/>
    <w:qFormat/>
    <w:rsid w:val="005D6FA2"/>
    <w:pPr>
      <w:spacing w:after="0" w:line="360" w:lineRule="auto"/>
      <w:jc w:val="both"/>
    </w:pPr>
    <w:rPr>
      <w:bCs/>
      <w:lang w:val="en-US"/>
    </w:rPr>
  </w:style>
  <w:style w:type="paragraph" w:styleId="Bibliography">
    <w:name w:val="Bibliography"/>
    <w:basedOn w:val="Normal"/>
    <w:next w:val="Normal"/>
    <w:uiPriority w:val="37"/>
    <w:unhideWhenUsed/>
    <w:rsid w:val="005D6FA2"/>
    <w:pPr>
      <w:tabs>
        <w:tab w:val="left" w:pos="384"/>
      </w:tabs>
      <w:spacing w:after="240" w:line="240" w:lineRule="auto"/>
      <w:ind w:left="384" w:hanging="384"/>
    </w:pPr>
  </w:style>
  <w:style w:type="character" w:customStyle="1" w:styleId="Brdtext1Char">
    <w:name w:val="Brödtext1 Char"/>
    <w:basedOn w:val="DefaultParagraphFont"/>
    <w:link w:val="Brdtext1"/>
    <w:rsid w:val="005D6FA2"/>
    <w:rPr>
      <w:bCs/>
    </w:rPr>
  </w:style>
  <w:style w:type="paragraph" w:styleId="NormalWeb">
    <w:name w:val="Normal (Web)"/>
    <w:basedOn w:val="Normal"/>
    <w:uiPriority w:val="99"/>
    <w:unhideWhenUsed/>
    <w:rsid w:val="00873349"/>
    <w:pPr>
      <w:spacing w:before="100" w:beforeAutospacing="1" w:after="100" w:afterAutospacing="1" w:line="240" w:lineRule="auto"/>
    </w:pPr>
    <w:rPr>
      <w:rFonts w:eastAsia="Times New Roman"/>
      <w:lang w:eastAsia="sv-SE"/>
    </w:rPr>
  </w:style>
  <w:style w:type="character" w:styleId="Emphasis">
    <w:name w:val="Emphasis"/>
    <w:basedOn w:val="DefaultParagraphFont"/>
    <w:uiPriority w:val="20"/>
    <w:qFormat/>
    <w:rsid w:val="00873349"/>
    <w:rPr>
      <w:i/>
      <w:iCs/>
    </w:rPr>
  </w:style>
  <w:style w:type="character" w:styleId="UnresolvedMention">
    <w:name w:val="Unresolved Mention"/>
    <w:basedOn w:val="DefaultParagraphFont"/>
    <w:uiPriority w:val="99"/>
    <w:semiHidden/>
    <w:unhideWhenUsed/>
    <w:rsid w:val="0093267B"/>
    <w:rPr>
      <w:color w:val="605E5C"/>
      <w:shd w:val="clear" w:color="auto" w:fill="E1DFDD"/>
    </w:rPr>
  </w:style>
  <w:style w:type="character" w:styleId="FollowedHyperlink">
    <w:name w:val="FollowedHyperlink"/>
    <w:basedOn w:val="DefaultParagraphFont"/>
    <w:uiPriority w:val="99"/>
    <w:semiHidden/>
    <w:unhideWhenUsed/>
    <w:rsid w:val="00077458"/>
    <w:rPr>
      <w:color w:val="800080" w:themeColor="followedHyperlink"/>
      <w:u w:val="single"/>
    </w:rPr>
  </w:style>
  <w:style w:type="table" w:styleId="TableGrid">
    <w:name w:val="Table Grid"/>
    <w:basedOn w:val="TableNormal"/>
    <w:uiPriority w:val="59"/>
    <w:rsid w:val="0062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rdtext1"/>
    <w:link w:val="tableChar"/>
    <w:qFormat/>
    <w:rsid w:val="004774A3"/>
    <w:pPr>
      <w:spacing w:line="240" w:lineRule="auto"/>
      <w:jc w:val="left"/>
    </w:pPr>
    <w:rPr>
      <w:sz w:val="18"/>
      <w:szCs w:val="18"/>
      <w:lang w:val="en-GB"/>
    </w:rPr>
  </w:style>
  <w:style w:type="character" w:customStyle="1" w:styleId="tableChar">
    <w:name w:val="table Char"/>
    <w:basedOn w:val="Brdtext1Char"/>
    <w:link w:val="table"/>
    <w:rsid w:val="004774A3"/>
    <w:rPr>
      <w:bCs/>
      <w:sz w:val="18"/>
      <w:szCs w:val="18"/>
      <w:lang w:val="en-GB"/>
    </w:rPr>
  </w:style>
  <w:style w:type="paragraph" w:styleId="Revision">
    <w:name w:val="Revision"/>
    <w:hidden/>
    <w:uiPriority w:val="99"/>
    <w:semiHidden/>
    <w:rsid w:val="00F80DC6"/>
    <w:pPr>
      <w:spacing w:after="0" w:line="240" w:lineRule="auto"/>
    </w:pPr>
    <w:rPr>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1527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hyperlink" Target="https://www.ncbi.nlm.nih.gov/pmc/articles/PMC1475565/"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pubmed-ncbi-nlm-nih-gov.proxy.kib.ki.se/1642533/"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onlinelibrary.wiley.com/doi/abs/10.1111/aas.13151" TargetMode="External"/><Relationship Id="rId33" Type="http://schemas.openxmlformats.org/officeDocument/2006/relationships/hyperlink" Target="https://pubmed-ncbi-nlm-nih-gov.proxy.kib.ki.se/32923328/" TargetMode="External"/><Relationship Id="rId38"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pubmed-ncbi-nlm-nih-gov.proxy.kib.ki.se/105687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kise-my.sharepoint.com/personal/maja_martos_stud_ki_se/Documents/Projektarbete%20perinatologi_2.docx" TargetMode="External"/><Relationship Id="rId32" Type="http://schemas.openxmlformats.org/officeDocument/2006/relationships/hyperlink" Target="https://pubmed-ncbi-nlm-nih-gov.proxy.kib.ki.se/17495732/" TargetMode="External"/><Relationship Id="rId37"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ncbi.nlm.nih.gov/pmc/articles/PMC1475565/" TargetMode="External"/><Relationship Id="rId28" Type="http://schemas.openxmlformats.org/officeDocument/2006/relationships/hyperlink" Target="https://www-sciencedirect-com.proxy.kib.ki.se/science/article/pii/S0012369221000465"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pubmed-ncbi-nlm-nih-gov.proxy.kib.ki.se/2735908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journals.lww.com/jtrauma/Abstract/2007/12000/Preventable_or_Potentially_Preventable_Mortality.21.aspx" TargetMode="External"/><Relationship Id="rId27" Type="http://schemas.openxmlformats.org/officeDocument/2006/relationships/hyperlink" Target="https://pubmed-ncbi-nlm-nih-gov.proxy.kib.ki.se/23483534/" TargetMode="External"/><Relationship Id="rId30" Type="http://schemas.openxmlformats.org/officeDocument/2006/relationships/hyperlink" Target="https://pubmed-ncbi-nlm-nih-gov.proxy.kib.ki.se/35383831/" TargetMode="External"/><Relationship Id="rId35" Type="http://schemas.openxmlformats.org/officeDocument/2006/relationships/hyperlink" Target="https://pubmed-ncbi-nlm-nih-gov.proxy.kib.ki.se/35593705/"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FDFB7-F9FF-46EF-9819-646A0DEC0749}">
  <ds:schemaRefs>
    <ds:schemaRef ds:uri="http://schemas.microsoft.com/office/2006/metadata/properties"/>
    <ds:schemaRef ds:uri="http://schemas.microsoft.com/office/infopath/2007/PartnerControls"/>
    <ds:schemaRef ds:uri="8e3756bc-10d7-4a7b-b8a4-b61eb65ed34e"/>
  </ds:schemaRefs>
</ds:datastoreItem>
</file>

<file path=customXml/itemProps2.xml><?xml version="1.0" encoding="utf-8"?>
<ds:datastoreItem xmlns:ds="http://schemas.openxmlformats.org/officeDocument/2006/customXml" ds:itemID="{20A67A5E-7828-4D56-9580-0D4681E8CA22}">
  <ds:schemaRefs>
    <ds:schemaRef ds:uri="http://schemas.microsoft.com/sharepoint/v3/contenttype/forms"/>
  </ds:schemaRefs>
</ds:datastoreItem>
</file>

<file path=customXml/itemProps3.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21228</Words>
  <Characters>121005</Characters>
  <Application>Microsoft Office Word</Application>
  <DocSecurity>0</DocSecurity>
  <Lines>1008</Lines>
  <Paragraphs>283</Paragraphs>
  <ScaleCrop>false</ScaleCrop>
  <Company>MEB</Company>
  <LinksUpToDate>false</LinksUpToDate>
  <CharactersWithSpaces>141950</CharactersWithSpaces>
  <SharedDoc>false</SharedDoc>
  <HLinks>
    <vt:vector size="84" baseType="variant">
      <vt:variant>
        <vt:i4>5242958</vt:i4>
      </vt:variant>
      <vt:variant>
        <vt:i4>137</vt:i4>
      </vt:variant>
      <vt:variant>
        <vt:i4>0</vt:i4>
      </vt:variant>
      <vt:variant>
        <vt:i4>5</vt:i4>
      </vt:variant>
      <vt:variant>
        <vt:lpwstr>https://pubmed-ncbi-nlm-nih-gov.proxy.kib.ki.se/35593705/</vt:lpwstr>
      </vt:variant>
      <vt:variant>
        <vt:lpwstr/>
      </vt:variant>
      <vt:variant>
        <vt:i4>4587592</vt:i4>
      </vt:variant>
      <vt:variant>
        <vt:i4>134</vt:i4>
      </vt:variant>
      <vt:variant>
        <vt:i4>0</vt:i4>
      </vt:variant>
      <vt:variant>
        <vt:i4>5</vt:i4>
      </vt:variant>
      <vt:variant>
        <vt:lpwstr>https://pubmed-ncbi-nlm-nih-gov.proxy.kib.ki.se/1642533/</vt:lpwstr>
      </vt:variant>
      <vt:variant>
        <vt:lpwstr/>
      </vt:variant>
      <vt:variant>
        <vt:i4>5570624</vt:i4>
      </vt:variant>
      <vt:variant>
        <vt:i4>131</vt:i4>
      </vt:variant>
      <vt:variant>
        <vt:i4>0</vt:i4>
      </vt:variant>
      <vt:variant>
        <vt:i4>5</vt:i4>
      </vt:variant>
      <vt:variant>
        <vt:lpwstr>https://pubmed-ncbi-nlm-nih-gov.proxy.kib.ki.se/32923328/</vt:lpwstr>
      </vt:variant>
      <vt:variant>
        <vt:lpwstr/>
      </vt:variant>
      <vt:variant>
        <vt:i4>5570632</vt:i4>
      </vt:variant>
      <vt:variant>
        <vt:i4>128</vt:i4>
      </vt:variant>
      <vt:variant>
        <vt:i4>0</vt:i4>
      </vt:variant>
      <vt:variant>
        <vt:i4>5</vt:i4>
      </vt:variant>
      <vt:variant>
        <vt:lpwstr>https://pubmed-ncbi-nlm-nih-gov.proxy.kib.ki.se/17495732/</vt:lpwstr>
      </vt:variant>
      <vt:variant>
        <vt:lpwstr/>
      </vt:variant>
      <vt:variant>
        <vt:i4>5505099</vt:i4>
      </vt:variant>
      <vt:variant>
        <vt:i4>125</vt:i4>
      </vt:variant>
      <vt:variant>
        <vt:i4>0</vt:i4>
      </vt:variant>
      <vt:variant>
        <vt:i4>5</vt:i4>
      </vt:variant>
      <vt:variant>
        <vt:lpwstr>https://pubmed-ncbi-nlm-nih-gov.proxy.kib.ki.se/27359088/</vt:lpwstr>
      </vt:variant>
      <vt:variant>
        <vt:lpwstr/>
      </vt:variant>
      <vt:variant>
        <vt:i4>5898315</vt:i4>
      </vt:variant>
      <vt:variant>
        <vt:i4>122</vt:i4>
      </vt:variant>
      <vt:variant>
        <vt:i4>0</vt:i4>
      </vt:variant>
      <vt:variant>
        <vt:i4>5</vt:i4>
      </vt:variant>
      <vt:variant>
        <vt:lpwstr>https://pubmed-ncbi-nlm-nih-gov.proxy.kib.ki.se/35383831/</vt:lpwstr>
      </vt:variant>
      <vt:variant>
        <vt:lpwstr/>
      </vt:variant>
      <vt:variant>
        <vt:i4>5701702</vt:i4>
      </vt:variant>
      <vt:variant>
        <vt:i4>119</vt:i4>
      </vt:variant>
      <vt:variant>
        <vt:i4>0</vt:i4>
      </vt:variant>
      <vt:variant>
        <vt:i4>5</vt:i4>
      </vt:variant>
      <vt:variant>
        <vt:lpwstr>https://pubmed-ncbi-nlm-nih-gov.proxy.kib.ki.se/10568718/</vt:lpwstr>
      </vt:variant>
      <vt:variant>
        <vt:lpwstr/>
      </vt:variant>
      <vt:variant>
        <vt:i4>3801139</vt:i4>
      </vt:variant>
      <vt:variant>
        <vt:i4>116</vt:i4>
      </vt:variant>
      <vt:variant>
        <vt:i4>0</vt:i4>
      </vt:variant>
      <vt:variant>
        <vt:i4>5</vt:i4>
      </vt:variant>
      <vt:variant>
        <vt:lpwstr>https://www-sciencedirect-com.proxy.kib.ki.se/science/article/pii/S0012369221000465</vt:lpwstr>
      </vt:variant>
      <vt:variant>
        <vt:lpwstr/>
      </vt:variant>
      <vt:variant>
        <vt:i4>5505101</vt:i4>
      </vt:variant>
      <vt:variant>
        <vt:i4>113</vt:i4>
      </vt:variant>
      <vt:variant>
        <vt:i4>0</vt:i4>
      </vt:variant>
      <vt:variant>
        <vt:i4>5</vt:i4>
      </vt:variant>
      <vt:variant>
        <vt:lpwstr>https://pubmed-ncbi-nlm-nih-gov.proxy.kib.ki.se/23483534/</vt:lpwstr>
      </vt:variant>
      <vt:variant>
        <vt:lpwstr/>
      </vt:variant>
      <vt:variant>
        <vt:i4>1179717</vt:i4>
      </vt:variant>
      <vt:variant>
        <vt:i4>110</vt:i4>
      </vt:variant>
      <vt:variant>
        <vt:i4>0</vt:i4>
      </vt:variant>
      <vt:variant>
        <vt:i4>5</vt:i4>
      </vt:variant>
      <vt:variant>
        <vt:lpwstr>https://www.ncbi.nlm.nih.gov/pmc/articles/PMC1475565/</vt:lpwstr>
      </vt:variant>
      <vt:variant>
        <vt:lpwstr/>
      </vt:variant>
      <vt:variant>
        <vt:i4>852037</vt:i4>
      </vt:variant>
      <vt:variant>
        <vt:i4>107</vt:i4>
      </vt:variant>
      <vt:variant>
        <vt:i4>0</vt:i4>
      </vt:variant>
      <vt:variant>
        <vt:i4>5</vt:i4>
      </vt:variant>
      <vt:variant>
        <vt:lpwstr>https://onlinelibrary.wiley.com/doi/abs/10.1111/aas.13151</vt:lpwstr>
      </vt:variant>
      <vt:variant>
        <vt:lpwstr/>
      </vt:variant>
      <vt:variant>
        <vt:i4>1310819</vt:i4>
      </vt:variant>
      <vt:variant>
        <vt:i4>104</vt:i4>
      </vt:variant>
      <vt:variant>
        <vt:i4>0</vt:i4>
      </vt:variant>
      <vt:variant>
        <vt:i4>5</vt:i4>
      </vt:variant>
      <vt:variant>
        <vt:lpwstr>https://kise-my.sharepoint.com/personal/maja_martos_stud_ki_se/Documents/Projektarbete perinatologi_2.docx</vt:lpwstr>
      </vt:variant>
      <vt:variant>
        <vt:lpwstr/>
      </vt:variant>
      <vt:variant>
        <vt:i4>1179717</vt:i4>
      </vt:variant>
      <vt:variant>
        <vt:i4>101</vt:i4>
      </vt:variant>
      <vt:variant>
        <vt:i4>0</vt:i4>
      </vt:variant>
      <vt:variant>
        <vt:i4>5</vt:i4>
      </vt:variant>
      <vt:variant>
        <vt:lpwstr>https://www.ncbi.nlm.nih.gov/pmc/articles/PMC1475565/</vt:lpwstr>
      </vt:variant>
      <vt:variant>
        <vt:lpwstr/>
      </vt:variant>
      <vt:variant>
        <vt:i4>3604576</vt:i4>
      </vt:variant>
      <vt:variant>
        <vt:i4>98</vt:i4>
      </vt:variant>
      <vt:variant>
        <vt:i4>0</vt:i4>
      </vt:variant>
      <vt:variant>
        <vt:i4>5</vt:i4>
      </vt:variant>
      <vt:variant>
        <vt:lpwstr>https://journals.lww.com/jtrauma/Abstract/2007/12000/Preventable_or_Potentially_Preventable_Mortality.21.aspx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subject/>
  <dc:creator>Kristina Leif</dc:creator>
  <cp:keywords/>
  <cp:lastModifiedBy>Jonatan Attergrim</cp:lastModifiedBy>
  <cp:revision>2</cp:revision>
  <cp:lastPrinted>2012-03-20T05:17:00Z</cp:lastPrinted>
  <dcterms:created xsi:type="dcterms:W3CDTF">2023-04-25T16:20:00Z</dcterms:created>
  <dcterms:modified xsi:type="dcterms:W3CDTF">2023-04-25T16:20:00Z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zotero-version="6.0.26"&gt;&lt;session id="6feceRwh"/&gt;&lt;style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